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6F10E" w14:textId="77777777" w:rsidR="00164936" w:rsidRDefault="00DE4A8E">
      <w:pPr>
        <w:spacing w:after="0" w:line="240" w:lineRule="auto"/>
        <w:textAlignment w:val="baseline"/>
        <w:rPr>
          <w:rFonts w:ascii="Times New Roman" w:eastAsia="Times New Roman" w:hAnsi="Times New Roman" w:cs="Times New Roman"/>
          <w:b/>
          <w:bCs/>
          <w:color w:val="000000"/>
          <w:sz w:val="24"/>
          <w:szCs w:val="24"/>
          <w:lang w:eastAsia="en-AU"/>
        </w:rPr>
      </w:pPr>
      <w:r>
        <w:rPr>
          <w:rFonts w:ascii="Times New Roman" w:eastAsia="Times New Roman" w:hAnsi="Times New Roman" w:cs="Times New Roman"/>
          <w:b/>
          <w:bCs/>
          <w:color w:val="000000"/>
          <w:sz w:val="24"/>
          <w:szCs w:val="24"/>
          <w:lang w:eastAsia="en-AU"/>
        </w:rPr>
        <w:t>The spectral underpinnings of pathogen spread on animal networks</w:t>
      </w:r>
    </w:p>
    <w:p w14:paraId="689A6E77" w14:textId="6617103F" w:rsidR="00164936" w:rsidRDefault="00DE4A8E">
      <w:pPr>
        <w:spacing w:before="240" w:after="240" w:line="252" w:lineRule="auto"/>
        <w:jc w:val="both"/>
        <w:rPr>
          <w:rFonts w:ascii="Times New Roman" w:hAnsi="Times New Roman" w:cs="Times New Roman"/>
          <w:sz w:val="24"/>
          <w:szCs w:val="24"/>
          <w:vertAlign w:val="superscript"/>
        </w:rPr>
      </w:pPr>
      <w:r>
        <w:rPr>
          <w:rFonts w:ascii="Times New Roman" w:hAnsi="Times New Roman" w:cs="Times New Roman"/>
          <w:b/>
          <w:sz w:val="24"/>
          <w:szCs w:val="24"/>
        </w:rPr>
        <w:t>Authors:</w:t>
      </w:r>
      <w:r>
        <w:rPr>
          <w:rFonts w:ascii="Times New Roman" w:hAnsi="Times New Roman" w:cs="Times New Roman"/>
          <w:sz w:val="24"/>
          <w:szCs w:val="24"/>
        </w:rPr>
        <w:t xml:space="preserve"> Nicholas M. Fountain-Jones</w:t>
      </w:r>
      <w:r>
        <w:rPr>
          <w:rFonts w:ascii="Times New Roman" w:hAnsi="Times New Roman" w:cs="Times New Roman"/>
          <w:sz w:val="24"/>
          <w:szCs w:val="24"/>
          <w:vertAlign w:val="superscript"/>
        </w:rPr>
        <w:t>1*</w:t>
      </w:r>
      <w:r>
        <w:rPr>
          <w:rFonts w:ascii="Times New Roman" w:hAnsi="Times New Roman" w:cs="Times New Roman"/>
          <w:sz w:val="24"/>
          <w:szCs w:val="24"/>
        </w:rPr>
        <w:t>, Mathew Silk</w:t>
      </w:r>
      <w:r>
        <w:rPr>
          <w:rFonts w:ascii="Times New Roman" w:hAnsi="Times New Roman" w:cs="Times New Roman"/>
          <w:sz w:val="24"/>
          <w:szCs w:val="24"/>
          <w:vertAlign w:val="superscript"/>
        </w:rPr>
        <w:t>2,3</w:t>
      </w:r>
      <w:r>
        <w:rPr>
          <w:rFonts w:ascii="Times New Roman" w:hAnsi="Times New Roman" w:cs="Times New Roman"/>
          <w:sz w:val="24"/>
          <w:szCs w:val="24"/>
        </w:rPr>
        <w:t xml:space="preserve">, </w:t>
      </w:r>
      <w:proofErr w:type="spellStart"/>
      <w:r>
        <w:rPr>
          <w:rFonts w:ascii="Times New Roman" w:hAnsi="Times New Roman" w:cs="Times New Roman"/>
          <w:sz w:val="24"/>
          <w:szCs w:val="24"/>
        </w:rPr>
        <w:t>Raima</w:t>
      </w:r>
      <w:proofErr w:type="spellEnd"/>
      <w:r>
        <w:rPr>
          <w:rFonts w:ascii="Times New Roman" w:hAnsi="Times New Roman" w:cs="Times New Roman"/>
          <w:sz w:val="24"/>
          <w:szCs w:val="24"/>
        </w:rPr>
        <w:t xml:space="preserve"> </w:t>
      </w:r>
      <w:ins w:id="0" w:author="Nicholas Fountain-Jones" w:date="2022-10-12T16:31:00Z">
        <w:r w:rsidR="006D29CE">
          <w:rPr>
            <w:rFonts w:ascii="Times New Roman" w:hAnsi="Times New Roman" w:cs="Times New Roman"/>
            <w:sz w:val="24"/>
            <w:szCs w:val="24"/>
          </w:rPr>
          <w:t xml:space="preserve">Carol </w:t>
        </w:r>
      </w:ins>
      <w:r>
        <w:rPr>
          <w:rFonts w:ascii="Times New Roman" w:hAnsi="Times New Roman" w:cs="Times New Roman"/>
          <w:sz w:val="24"/>
          <w:szCs w:val="24"/>
        </w:rPr>
        <w:t>Appaw</w:t>
      </w:r>
      <w:r>
        <w:rPr>
          <w:rFonts w:ascii="Times New Roman" w:hAnsi="Times New Roman" w:cs="Times New Roman"/>
          <w:sz w:val="24"/>
          <w:szCs w:val="24"/>
          <w:vertAlign w:val="superscript"/>
        </w:rPr>
        <w:t>1</w:t>
      </w:r>
      <w:r>
        <w:rPr>
          <w:rFonts w:ascii="Times New Roman" w:hAnsi="Times New Roman" w:cs="Times New Roman"/>
          <w:sz w:val="24"/>
          <w:szCs w:val="24"/>
        </w:rPr>
        <w:t>, Rodrigo Hamede</w:t>
      </w:r>
      <w:r>
        <w:rPr>
          <w:rFonts w:ascii="Times New Roman" w:hAnsi="Times New Roman" w:cs="Times New Roman"/>
          <w:sz w:val="24"/>
          <w:szCs w:val="24"/>
          <w:vertAlign w:val="superscript"/>
        </w:rPr>
        <w:t>1</w:t>
      </w:r>
      <w:r>
        <w:rPr>
          <w:rFonts w:ascii="Times New Roman" w:hAnsi="Times New Roman" w:cs="Times New Roman"/>
          <w:sz w:val="24"/>
          <w:szCs w:val="24"/>
        </w:rPr>
        <w:t>, Julie Rushmore</w:t>
      </w:r>
      <w:r>
        <w:rPr>
          <w:rFonts w:ascii="Times New Roman" w:hAnsi="Times New Roman" w:cs="Times New Roman"/>
          <w:sz w:val="24"/>
          <w:szCs w:val="24"/>
          <w:vertAlign w:val="superscript"/>
        </w:rPr>
        <w:t>4</w:t>
      </w:r>
      <w:r>
        <w:rPr>
          <w:rFonts w:ascii="Times New Roman" w:hAnsi="Times New Roman" w:cs="Times New Roman"/>
          <w:sz w:val="24"/>
          <w:szCs w:val="24"/>
        </w:rPr>
        <w:t>, Kimberly VanderWaal</w:t>
      </w:r>
      <w:r>
        <w:rPr>
          <w:rFonts w:ascii="Times New Roman" w:hAnsi="Times New Roman" w:cs="Times New Roman"/>
          <w:sz w:val="24"/>
          <w:szCs w:val="24"/>
          <w:vertAlign w:val="superscript"/>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Meggan</w:t>
      </w:r>
      <w:proofErr w:type="spellEnd"/>
      <w:r>
        <w:rPr>
          <w:rFonts w:ascii="Times New Roman" w:hAnsi="Times New Roman" w:cs="Times New Roman"/>
          <w:sz w:val="24"/>
          <w:szCs w:val="24"/>
        </w:rPr>
        <w:t xml:space="preserve"> Craft</w:t>
      </w:r>
      <w:r>
        <w:rPr>
          <w:rFonts w:ascii="Times New Roman" w:hAnsi="Times New Roman" w:cs="Times New Roman"/>
          <w:sz w:val="24"/>
          <w:szCs w:val="24"/>
          <w:vertAlign w:val="superscript"/>
        </w:rPr>
        <w:t>6</w:t>
      </w:r>
      <w:r>
        <w:rPr>
          <w:rFonts w:ascii="Times New Roman" w:hAnsi="Times New Roman" w:cs="Times New Roman"/>
          <w:sz w:val="24"/>
          <w:szCs w:val="24"/>
        </w:rPr>
        <w:t>, Scott Carver</w:t>
      </w:r>
      <w:r>
        <w:rPr>
          <w:rFonts w:ascii="Times New Roman" w:hAnsi="Times New Roman" w:cs="Times New Roman"/>
          <w:sz w:val="24"/>
          <w:szCs w:val="24"/>
          <w:vertAlign w:val="superscript"/>
        </w:rPr>
        <w:t>1</w:t>
      </w:r>
      <w:r>
        <w:rPr>
          <w:rFonts w:ascii="Times New Roman" w:hAnsi="Times New Roman" w:cs="Times New Roman"/>
          <w:sz w:val="24"/>
          <w:szCs w:val="24"/>
        </w:rPr>
        <w:t xml:space="preserve"> &amp; Michael Charleston</w:t>
      </w:r>
      <w:r>
        <w:rPr>
          <w:rFonts w:ascii="Times New Roman" w:hAnsi="Times New Roman" w:cs="Times New Roman"/>
          <w:sz w:val="24"/>
          <w:szCs w:val="24"/>
          <w:vertAlign w:val="superscript"/>
        </w:rPr>
        <w:t>1</w:t>
      </w:r>
    </w:p>
    <w:p w14:paraId="078CB6E8" w14:textId="77777777" w:rsidR="00164936" w:rsidRDefault="00DE4A8E">
      <w:pPr>
        <w:spacing w:before="120" w:after="240"/>
        <w:rPr>
          <w:rFonts w:ascii="Times New Roman" w:hAnsi="Times New Roman" w:cs="Times New Roman"/>
          <w:sz w:val="24"/>
          <w:szCs w:val="24"/>
        </w:rPr>
      </w:pPr>
      <w:r>
        <w:rPr>
          <w:rFonts w:ascii="Times New Roman" w:hAnsi="Times New Roman" w:cs="Times New Roman"/>
          <w:b/>
          <w:sz w:val="24"/>
          <w:szCs w:val="24"/>
        </w:rPr>
        <w:t>Affiliations:</w:t>
      </w:r>
    </w:p>
    <w:p w14:paraId="3C51966F" w14:textId="77777777" w:rsidR="00164936" w:rsidRDefault="00DE4A8E">
      <w:pPr>
        <w:spacing w:before="240" w:after="240"/>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bookmarkStart w:id="1" w:name="_Hlk94190235"/>
      <w:r>
        <w:rPr>
          <w:rFonts w:ascii="Times New Roman" w:hAnsi="Times New Roman" w:cs="Times New Roman"/>
          <w:sz w:val="24"/>
          <w:szCs w:val="24"/>
        </w:rPr>
        <w:t>School of Natural Sciences, University of Tasmania, Hobart Australia 7001.</w:t>
      </w:r>
      <w:bookmarkEnd w:id="1"/>
    </w:p>
    <w:p w14:paraId="2104E3FD" w14:textId="77777777" w:rsidR="00164936" w:rsidRDefault="00DE4A8E">
      <w:pPr>
        <w:spacing w:before="240" w:after="240"/>
        <w:jc w:val="center"/>
        <w:rPr>
          <w:rFonts w:ascii="Times New Roman" w:hAnsi="Times New Roman" w:cs="Times New Roman"/>
          <w:sz w:val="24"/>
          <w:szCs w:val="24"/>
        </w:rPr>
      </w:pPr>
      <w:r>
        <w:rPr>
          <w:rFonts w:ascii="Times New Roman" w:hAnsi="Times New Roman" w:cs="Times New Roman"/>
          <w:sz w:val="24"/>
          <w:szCs w:val="24"/>
          <w:vertAlign w:val="superscript"/>
        </w:rPr>
        <w:t>2</w:t>
      </w:r>
      <w:r>
        <w:rPr>
          <w:rFonts w:ascii="Times New Roman" w:hAnsi="Times New Roman" w:cs="Times New Roman"/>
          <w:sz w:val="24"/>
          <w:szCs w:val="24"/>
        </w:rPr>
        <w:t>CEFE, University of Montpellier, CNRS, EPHE, IRD, University of Paul Valéry Montpellier 3, Montpellier, France</w:t>
      </w:r>
    </w:p>
    <w:p w14:paraId="53AB1536" w14:textId="77777777" w:rsidR="00164936" w:rsidRDefault="00DE4A8E">
      <w:pPr>
        <w:spacing w:before="240" w:after="240"/>
        <w:jc w:val="center"/>
        <w:rPr>
          <w:rFonts w:ascii="Times New Roman" w:hAnsi="Times New Roman" w:cs="Times New Roman"/>
          <w:sz w:val="24"/>
          <w:szCs w:val="24"/>
        </w:rPr>
      </w:pPr>
      <w:r>
        <w:rPr>
          <w:rFonts w:ascii="Times New Roman" w:hAnsi="Times New Roman" w:cs="Times New Roman"/>
          <w:sz w:val="24"/>
          <w:szCs w:val="24"/>
          <w:vertAlign w:val="superscript"/>
        </w:rPr>
        <w:t>3</w:t>
      </w:r>
      <w:r>
        <w:rPr>
          <w:rFonts w:ascii="Times New Roman" w:hAnsi="Times New Roman" w:cs="Times New Roman"/>
          <w:sz w:val="24"/>
          <w:szCs w:val="24"/>
        </w:rPr>
        <w:t>Centre for Ecology and Conservation, University of Exeter, Penryn Campus, Penryn, UK</w:t>
      </w:r>
    </w:p>
    <w:p w14:paraId="65598A36" w14:textId="77777777" w:rsidR="00164936" w:rsidRDefault="00DE4A8E">
      <w:pPr>
        <w:spacing w:before="240" w:after="240"/>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4 </w:t>
      </w:r>
      <w:proofErr w:type="spellStart"/>
      <w:r>
        <w:rPr>
          <w:rFonts w:ascii="Times New Roman" w:hAnsi="Times New Roman" w:cs="Times New Roman"/>
          <w:sz w:val="24"/>
          <w:szCs w:val="24"/>
        </w:rPr>
        <w:t>Odum</w:t>
      </w:r>
      <w:proofErr w:type="spellEnd"/>
      <w:r>
        <w:rPr>
          <w:rFonts w:ascii="Times New Roman" w:hAnsi="Times New Roman" w:cs="Times New Roman"/>
          <w:sz w:val="24"/>
          <w:szCs w:val="24"/>
        </w:rPr>
        <w:t xml:space="preserve"> School of Ecology, University of Georgia, Athens, GA USA.</w:t>
      </w:r>
    </w:p>
    <w:p w14:paraId="37183267" w14:textId="77777777" w:rsidR="00164936" w:rsidRDefault="00DE4A8E">
      <w:pPr>
        <w:spacing w:before="240" w:after="240"/>
        <w:jc w:val="center"/>
        <w:rPr>
          <w:rFonts w:ascii="Times New Roman" w:hAnsi="Times New Roman" w:cs="Times New Roman"/>
          <w:sz w:val="24"/>
          <w:szCs w:val="24"/>
        </w:rPr>
      </w:pPr>
      <w:r>
        <w:rPr>
          <w:rFonts w:ascii="Times New Roman" w:hAnsi="Times New Roman" w:cs="Times New Roman"/>
          <w:sz w:val="24"/>
          <w:szCs w:val="24"/>
          <w:vertAlign w:val="superscript"/>
        </w:rPr>
        <w:t>5</w:t>
      </w:r>
      <w:r>
        <w:rPr>
          <w:rFonts w:ascii="Times New Roman" w:hAnsi="Times New Roman" w:cs="Times New Roman"/>
          <w:sz w:val="24"/>
          <w:szCs w:val="24"/>
        </w:rPr>
        <w:t xml:space="preserve"> Department of Veterinary Population Medicine, University of Minnesota, St Paul, MN, USA</w:t>
      </w:r>
    </w:p>
    <w:p w14:paraId="36526BC4" w14:textId="77777777" w:rsidR="00164936" w:rsidRDefault="00DE4A8E">
      <w:pPr>
        <w:spacing w:before="240" w:after="240"/>
        <w:jc w:val="center"/>
        <w:rPr>
          <w:rFonts w:ascii="Times New Roman" w:hAnsi="Times New Roman" w:cs="Times New Roman"/>
          <w:sz w:val="24"/>
          <w:szCs w:val="24"/>
        </w:rPr>
      </w:pPr>
      <w:r>
        <w:rPr>
          <w:rFonts w:ascii="Times New Roman" w:hAnsi="Times New Roman" w:cs="Times New Roman"/>
          <w:sz w:val="24"/>
          <w:szCs w:val="24"/>
          <w:vertAlign w:val="superscript"/>
        </w:rPr>
        <w:t>6</w:t>
      </w:r>
      <w:r>
        <w:rPr>
          <w:rFonts w:ascii="Times New Roman" w:hAnsi="Times New Roman" w:cs="Times New Roman"/>
          <w:sz w:val="24"/>
          <w:szCs w:val="24"/>
        </w:rPr>
        <w:t xml:space="preserve"> Department of Ecology, Evolution, and </w:t>
      </w:r>
      <w:proofErr w:type="spellStart"/>
      <w:r>
        <w:rPr>
          <w:rFonts w:ascii="Times New Roman" w:hAnsi="Times New Roman" w:cs="Times New Roman"/>
          <w:sz w:val="24"/>
          <w:szCs w:val="24"/>
        </w:rPr>
        <w:t>Behavior</w:t>
      </w:r>
      <w:proofErr w:type="spellEnd"/>
      <w:r>
        <w:rPr>
          <w:rFonts w:ascii="Times New Roman" w:hAnsi="Times New Roman" w:cs="Times New Roman"/>
          <w:sz w:val="24"/>
          <w:szCs w:val="24"/>
        </w:rPr>
        <w:t>, University of Minnesota, St Paul, MN, USA</w:t>
      </w:r>
    </w:p>
    <w:p w14:paraId="106568A2" w14:textId="5DF9B0E6" w:rsidR="00CC034C" w:rsidRDefault="00DE4A8E">
      <w:pPr>
        <w:spacing w:before="240" w:after="240" w:line="252" w:lineRule="auto"/>
        <w:jc w:val="center"/>
        <w:rPr>
          <w:rFonts w:ascii="Times New Roman" w:hAnsi="Times New Roman" w:cs="Times New Roman"/>
          <w:sz w:val="24"/>
          <w:szCs w:val="24"/>
        </w:rPr>
      </w:pPr>
      <w:hyperlink r:id="rId7" w:history="1">
        <w:r w:rsidR="00CC034C" w:rsidRPr="005E2899">
          <w:rPr>
            <w:rStyle w:val="Hyperlink"/>
            <w:rFonts w:ascii="Times New Roman" w:hAnsi="Times New Roman" w:cs="Times New Roman"/>
            <w:sz w:val="24"/>
            <w:szCs w:val="24"/>
          </w:rPr>
          <w:t>*Nick.FountainJones@utas.edu.au</w:t>
        </w:r>
      </w:hyperlink>
    </w:p>
    <w:p w14:paraId="5DBB3E1C" w14:textId="06B1D228" w:rsidR="00343598" w:rsidDel="00C74AC4" w:rsidRDefault="00343598" w:rsidP="00343598">
      <w:pPr>
        <w:spacing w:before="240" w:after="240" w:line="252" w:lineRule="auto"/>
        <w:rPr>
          <w:del w:id="2" w:author="Nicholas Fountain-Jones" w:date="2022-10-12T16:13:00Z"/>
          <w:rFonts w:ascii="Times New Roman" w:hAnsi="Times New Roman" w:cs="Times New Roman"/>
          <w:sz w:val="24"/>
          <w:szCs w:val="24"/>
        </w:rPr>
      </w:pPr>
      <w:del w:id="3" w:author="Nicholas Fountain-Jones" w:date="2022-10-12T16:13:00Z">
        <w:r w:rsidRPr="00094250" w:rsidDel="00C74AC4">
          <w:rPr>
            <w:rFonts w:ascii="Times New Roman" w:hAnsi="Times New Roman" w:cs="Times New Roman"/>
            <w:b/>
            <w:bCs/>
            <w:sz w:val="24"/>
            <w:szCs w:val="24"/>
          </w:rPr>
          <w:delText>Pre-p</w:delText>
        </w:r>
        <w:r w:rsidDel="00C74AC4">
          <w:rPr>
            <w:rFonts w:ascii="Times New Roman" w:hAnsi="Times New Roman" w:cs="Times New Roman"/>
            <w:b/>
            <w:bCs/>
            <w:sz w:val="24"/>
            <w:szCs w:val="24"/>
          </w:rPr>
          <w:delText>r</w:delText>
        </w:r>
        <w:r w:rsidRPr="00094250" w:rsidDel="00C74AC4">
          <w:rPr>
            <w:rFonts w:ascii="Times New Roman" w:hAnsi="Times New Roman" w:cs="Times New Roman"/>
            <w:b/>
            <w:bCs/>
            <w:sz w:val="24"/>
            <w:szCs w:val="24"/>
          </w:rPr>
          <w:delText>int servers:</w:delText>
        </w:r>
        <w:r w:rsidDel="00C74AC4">
          <w:rPr>
            <w:rFonts w:ascii="Times New Roman" w:hAnsi="Times New Roman" w:cs="Times New Roman"/>
            <w:sz w:val="24"/>
            <w:szCs w:val="24"/>
          </w:rPr>
          <w:delText xml:space="preserve"> This manuscript </w:delText>
        </w:r>
        <w:r w:rsidR="00620055" w:rsidDel="00C74AC4">
          <w:rPr>
            <w:rFonts w:ascii="Times New Roman" w:hAnsi="Times New Roman" w:cs="Times New Roman"/>
            <w:sz w:val="24"/>
            <w:szCs w:val="24"/>
          </w:rPr>
          <w:delText xml:space="preserve">has been submitted to </w:delText>
        </w:r>
        <w:commentRangeStart w:id="4"/>
        <w:r w:rsidDel="00C74AC4">
          <w:rPr>
            <w:rFonts w:ascii="Times New Roman" w:hAnsi="Times New Roman" w:cs="Times New Roman"/>
            <w:sz w:val="24"/>
            <w:szCs w:val="24"/>
          </w:rPr>
          <w:delText>biorXiv</w:delText>
        </w:r>
      </w:del>
      <w:commentRangeEnd w:id="4"/>
      <w:r w:rsidR="00286471">
        <w:rPr>
          <w:rStyle w:val="CommentReference"/>
        </w:rPr>
        <w:commentReference w:id="4"/>
      </w:r>
      <w:del w:id="5" w:author="Nicholas Fountain-Jones" w:date="2022-10-12T16:13:00Z">
        <w:r w:rsidDel="00C74AC4">
          <w:rPr>
            <w:rFonts w:ascii="Times New Roman" w:hAnsi="Times New Roman" w:cs="Times New Roman"/>
            <w:sz w:val="24"/>
            <w:szCs w:val="24"/>
          </w:rPr>
          <w:delText xml:space="preserve"> </w:delText>
        </w:r>
      </w:del>
    </w:p>
    <w:p w14:paraId="6B2997AD" w14:textId="7277F530" w:rsidR="00343598" w:rsidRDefault="00343598" w:rsidP="00343598">
      <w:pPr>
        <w:spacing w:before="240" w:after="240" w:line="252" w:lineRule="auto"/>
        <w:rPr>
          <w:rFonts w:ascii="Times New Roman" w:hAnsi="Times New Roman" w:cs="Times New Roman"/>
          <w:sz w:val="24"/>
          <w:szCs w:val="24"/>
        </w:rPr>
      </w:pPr>
    </w:p>
    <w:p w14:paraId="7F063928" w14:textId="34DB729F" w:rsidR="00343598" w:rsidDel="00C74AC4" w:rsidRDefault="00343598" w:rsidP="00343598">
      <w:pPr>
        <w:spacing w:before="240" w:after="240" w:line="252" w:lineRule="auto"/>
        <w:rPr>
          <w:del w:id="6" w:author="Nicholas Fountain-Jones" w:date="2022-10-12T16:14:00Z"/>
          <w:rFonts w:ascii="Times New Roman" w:hAnsi="Times New Roman" w:cs="Times New Roman"/>
          <w:sz w:val="24"/>
          <w:szCs w:val="24"/>
        </w:rPr>
      </w:pPr>
      <w:del w:id="7" w:author="Nicholas Fountain-Jones" w:date="2022-10-12T16:14:00Z">
        <w:r w:rsidRPr="00343598" w:rsidDel="00C74AC4">
          <w:rPr>
            <w:rFonts w:ascii="Times New Roman" w:hAnsi="Times New Roman" w:cs="Times New Roman"/>
            <w:b/>
            <w:bCs/>
            <w:sz w:val="24"/>
            <w:szCs w:val="24"/>
          </w:rPr>
          <w:delText>Classification</w:delText>
        </w:r>
        <w:r w:rsidDel="00C74AC4">
          <w:rPr>
            <w:rFonts w:ascii="Times New Roman" w:hAnsi="Times New Roman" w:cs="Times New Roman"/>
            <w:sz w:val="24"/>
            <w:szCs w:val="24"/>
          </w:rPr>
          <w:delText xml:space="preserve">: Biological (major) Ecology (minor) </w:delText>
        </w:r>
        <w:r w:rsidRPr="00343598" w:rsidDel="00C74AC4">
          <w:rPr>
            <w:rFonts w:ascii="Times New Roman" w:hAnsi="Times New Roman" w:cs="Times New Roman"/>
            <w:sz w:val="24"/>
            <w:szCs w:val="24"/>
          </w:rPr>
          <w:delText>Biophysics and Computational Biology</w:delText>
        </w:r>
        <w:r w:rsidDel="00C74AC4">
          <w:rPr>
            <w:rFonts w:ascii="Times New Roman" w:hAnsi="Times New Roman" w:cs="Times New Roman"/>
            <w:sz w:val="24"/>
            <w:szCs w:val="24"/>
          </w:rPr>
          <w:delText xml:space="preserve"> (</w:delText>
        </w:r>
        <w:commentRangeStart w:id="8"/>
        <w:r w:rsidDel="00C74AC4">
          <w:rPr>
            <w:rFonts w:ascii="Times New Roman" w:hAnsi="Times New Roman" w:cs="Times New Roman"/>
            <w:sz w:val="24"/>
            <w:szCs w:val="24"/>
          </w:rPr>
          <w:delText>minor</w:delText>
        </w:r>
      </w:del>
      <w:commentRangeEnd w:id="8"/>
      <w:r w:rsidR="006D29CE">
        <w:rPr>
          <w:rStyle w:val="CommentReference"/>
        </w:rPr>
        <w:commentReference w:id="8"/>
      </w:r>
      <w:del w:id="9" w:author="Nicholas Fountain-Jones" w:date="2022-10-12T16:14:00Z">
        <w:r w:rsidDel="00C74AC4">
          <w:rPr>
            <w:rFonts w:ascii="Times New Roman" w:hAnsi="Times New Roman" w:cs="Times New Roman"/>
            <w:sz w:val="24"/>
            <w:szCs w:val="24"/>
          </w:rPr>
          <w:delText>)</w:delText>
        </w:r>
      </w:del>
    </w:p>
    <w:p w14:paraId="56679DCD" w14:textId="247F8573" w:rsidR="00343598" w:rsidRDefault="006D29CE" w:rsidP="00343598">
      <w:pPr>
        <w:spacing w:before="240" w:after="240" w:line="252" w:lineRule="auto"/>
        <w:rPr>
          <w:ins w:id="10" w:author="Nicholas Fountain-Jones" w:date="2022-10-12T16:23:00Z"/>
          <w:rFonts w:ascii="Times New Roman" w:hAnsi="Times New Roman" w:cs="Times New Roman"/>
          <w:sz w:val="24"/>
          <w:szCs w:val="24"/>
        </w:rPr>
      </w:pPr>
      <w:ins w:id="11" w:author="Nicholas Fountain-Jones" w:date="2022-10-12T16:23:00Z">
        <w:r w:rsidRPr="006D29CE">
          <w:rPr>
            <w:rFonts w:ascii="Times New Roman" w:hAnsi="Times New Roman" w:cs="Times New Roman"/>
            <w:b/>
            <w:bCs/>
            <w:sz w:val="24"/>
            <w:szCs w:val="24"/>
            <w:rPrChange w:id="12" w:author="Nicholas Fountain-Jones" w:date="2022-10-12T16:23:00Z">
              <w:rPr>
                <w:rFonts w:ascii="Times New Roman" w:hAnsi="Times New Roman" w:cs="Times New Roman"/>
                <w:sz w:val="24"/>
                <w:szCs w:val="24"/>
              </w:rPr>
            </w:rPrChange>
          </w:rPr>
          <w:t>Number of word</w:t>
        </w:r>
        <w:r>
          <w:rPr>
            <w:rFonts w:ascii="Times New Roman" w:hAnsi="Times New Roman" w:cs="Times New Roman"/>
            <w:b/>
            <w:bCs/>
            <w:sz w:val="24"/>
            <w:szCs w:val="24"/>
          </w:rPr>
          <w:t>s</w:t>
        </w:r>
        <w:r w:rsidRPr="006D29CE">
          <w:rPr>
            <w:rFonts w:ascii="Times New Roman" w:hAnsi="Times New Roman" w:cs="Times New Roman"/>
            <w:b/>
            <w:bCs/>
            <w:sz w:val="24"/>
            <w:szCs w:val="24"/>
            <w:rPrChange w:id="13" w:author="Nicholas Fountain-Jones" w:date="2022-10-12T16:23:00Z">
              <w:rPr>
                <w:rFonts w:ascii="Times New Roman" w:hAnsi="Times New Roman" w:cs="Times New Roman"/>
                <w:sz w:val="24"/>
                <w:szCs w:val="24"/>
              </w:rPr>
            </w:rPrChange>
          </w:rPr>
          <w:t xml:space="preserve"> in the main text/abstract:</w:t>
        </w:r>
        <w:r>
          <w:rPr>
            <w:rFonts w:ascii="Times New Roman" w:hAnsi="Times New Roman" w:cs="Times New Roman"/>
            <w:sz w:val="24"/>
            <w:szCs w:val="24"/>
          </w:rPr>
          <w:t xml:space="preserve"> </w:t>
        </w:r>
        <w:commentRangeStart w:id="14"/>
        <w:commentRangeStart w:id="15"/>
        <w:commentRangeStart w:id="16"/>
        <w:r>
          <w:rPr>
            <w:rFonts w:ascii="Times New Roman" w:hAnsi="Times New Roman" w:cs="Times New Roman"/>
            <w:sz w:val="24"/>
            <w:szCs w:val="24"/>
          </w:rPr>
          <w:t>5</w:t>
        </w:r>
      </w:ins>
      <w:ins w:id="17" w:author="Nicholas Fountain-Jones" w:date="2022-10-12T16:26:00Z">
        <w:r>
          <w:rPr>
            <w:rFonts w:ascii="Times New Roman" w:hAnsi="Times New Roman" w:cs="Times New Roman"/>
            <w:sz w:val="24"/>
            <w:szCs w:val="24"/>
          </w:rPr>
          <w:t>5</w:t>
        </w:r>
      </w:ins>
      <w:ins w:id="18" w:author="Nicholas Fountain-Jones" w:date="2022-10-12T16:23:00Z">
        <w:r>
          <w:rPr>
            <w:rFonts w:ascii="Times New Roman" w:hAnsi="Times New Roman" w:cs="Times New Roman"/>
            <w:sz w:val="24"/>
            <w:szCs w:val="24"/>
          </w:rPr>
          <w:t>00</w:t>
        </w:r>
      </w:ins>
      <w:commentRangeEnd w:id="14"/>
      <w:ins w:id="19" w:author="Nicholas Fountain-Jones" w:date="2022-10-12T16:25:00Z">
        <w:r>
          <w:rPr>
            <w:rStyle w:val="CommentReference"/>
          </w:rPr>
          <w:commentReference w:id="14"/>
        </w:r>
      </w:ins>
      <w:commentRangeEnd w:id="15"/>
      <w:ins w:id="20" w:author="Nicholas Fountain-Jones" w:date="2022-10-12T16:29:00Z">
        <w:r>
          <w:rPr>
            <w:rStyle w:val="CommentReference"/>
          </w:rPr>
          <w:commentReference w:id="15"/>
        </w:r>
      </w:ins>
      <w:commentRangeEnd w:id="16"/>
      <w:ins w:id="21" w:author="Nicholas Fountain-Jones" w:date="2022-10-12T16:35:00Z">
        <w:r w:rsidR="00FF3F85">
          <w:rPr>
            <w:rStyle w:val="CommentReference"/>
          </w:rPr>
          <w:commentReference w:id="16"/>
        </w:r>
      </w:ins>
    </w:p>
    <w:p w14:paraId="37A18001" w14:textId="3E553DEF" w:rsidR="006D29CE" w:rsidRDefault="006D29CE" w:rsidP="00343598">
      <w:pPr>
        <w:spacing w:before="240" w:after="240" w:line="252" w:lineRule="auto"/>
        <w:rPr>
          <w:ins w:id="22" w:author="Nicholas Fountain-Jones" w:date="2022-10-12T16:30:00Z"/>
          <w:rFonts w:ascii="Times New Roman" w:hAnsi="Times New Roman" w:cs="Times New Roman"/>
          <w:sz w:val="24"/>
          <w:szCs w:val="24"/>
        </w:rPr>
      </w:pPr>
      <w:ins w:id="23" w:author="Nicholas Fountain-Jones" w:date="2022-10-12T16:23:00Z">
        <w:r w:rsidRPr="006D29CE">
          <w:rPr>
            <w:rFonts w:ascii="Times New Roman" w:hAnsi="Times New Roman" w:cs="Times New Roman"/>
            <w:b/>
            <w:bCs/>
            <w:sz w:val="24"/>
            <w:szCs w:val="24"/>
            <w:rPrChange w:id="24" w:author="Nicholas Fountain-Jones" w:date="2022-10-12T16:25:00Z">
              <w:rPr>
                <w:rFonts w:ascii="Times New Roman" w:hAnsi="Times New Roman" w:cs="Times New Roman"/>
                <w:sz w:val="24"/>
                <w:szCs w:val="24"/>
              </w:rPr>
            </w:rPrChange>
          </w:rPr>
          <w:t xml:space="preserve">Number of </w:t>
        </w:r>
      </w:ins>
      <w:ins w:id="25" w:author="Nicholas Fountain-Jones" w:date="2022-10-12T16:24:00Z">
        <w:r w:rsidRPr="006D29CE">
          <w:rPr>
            <w:rFonts w:ascii="Times New Roman" w:hAnsi="Times New Roman" w:cs="Times New Roman"/>
            <w:b/>
            <w:bCs/>
            <w:sz w:val="24"/>
            <w:szCs w:val="24"/>
            <w:rPrChange w:id="26" w:author="Nicholas Fountain-Jones" w:date="2022-10-12T16:25:00Z">
              <w:rPr>
                <w:rFonts w:ascii="Times New Roman" w:hAnsi="Times New Roman" w:cs="Times New Roman"/>
                <w:sz w:val="24"/>
                <w:szCs w:val="24"/>
              </w:rPr>
            </w:rPrChange>
          </w:rPr>
          <w:t>figures/tables/boxes:</w:t>
        </w:r>
        <w:r>
          <w:rPr>
            <w:rFonts w:ascii="Times New Roman" w:hAnsi="Times New Roman" w:cs="Times New Roman"/>
            <w:sz w:val="24"/>
            <w:szCs w:val="24"/>
          </w:rPr>
          <w:t xml:space="preserve"> 5 figures and 1 box</w:t>
        </w:r>
      </w:ins>
    </w:p>
    <w:p w14:paraId="3EEA23FE" w14:textId="171A7A5C" w:rsidR="006D29CE" w:rsidRDefault="006D29CE" w:rsidP="00343598">
      <w:pPr>
        <w:spacing w:before="240" w:after="240" w:line="252" w:lineRule="auto"/>
        <w:rPr>
          <w:rFonts w:ascii="Times New Roman" w:hAnsi="Times New Roman" w:cs="Times New Roman"/>
          <w:sz w:val="24"/>
          <w:szCs w:val="24"/>
        </w:rPr>
      </w:pPr>
      <w:ins w:id="27" w:author="Nicholas Fountain-Jones" w:date="2022-10-12T16:30:00Z">
        <w:r w:rsidRPr="006D29CE">
          <w:rPr>
            <w:rFonts w:ascii="Times New Roman" w:hAnsi="Times New Roman" w:cs="Times New Roman"/>
            <w:b/>
            <w:bCs/>
            <w:sz w:val="24"/>
            <w:szCs w:val="24"/>
            <w:rPrChange w:id="28" w:author="Nicholas Fountain-Jones" w:date="2022-10-12T16:30:00Z">
              <w:rPr>
                <w:rFonts w:ascii="Times New Roman" w:hAnsi="Times New Roman" w:cs="Times New Roman"/>
                <w:sz w:val="24"/>
                <w:szCs w:val="24"/>
              </w:rPr>
            </w:rPrChange>
          </w:rPr>
          <w:t>Authorship statement:</w:t>
        </w:r>
        <w:r w:rsidRPr="006D29CE">
          <w:rPr>
            <w:rFonts w:ascii="Times New Roman" w:hAnsi="Times New Roman" w:cs="Times New Roman"/>
            <w:sz w:val="24"/>
            <w:szCs w:val="24"/>
          </w:rPr>
          <w:t xml:space="preserve">  NFJ conducted the analysis and wrote the initial draft of the paper to which all authors contributed. </w:t>
        </w:r>
      </w:ins>
      <w:ins w:id="29" w:author="Nicholas Fountain-Jones" w:date="2022-10-13T09:10:00Z">
        <w:r w:rsidR="00FA581C">
          <w:rPr>
            <w:rFonts w:ascii="Times New Roman" w:hAnsi="Times New Roman" w:cs="Times New Roman"/>
            <w:sz w:val="24"/>
            <w:szCs w:val="24"/>
          </w:rPr>
          <w:t xml:space="preserve">RCA helped with some of the coding elements. </w:t>
        </w:r>
      </w:ins>
      <w:ins w:id="30" w:author="Nicholas Fountain-Jones" w:date="2022-10-12T16:32:00Z">
        <w:r w:rsidR="00A92DED">
          <w:rPr>
            <w:rFonts w:ascii="Times New Roman" w:hAnsi="Times New Roman" w:cs="Times New Roman"/>
            <w:sz w:val="24"/>
            <w:szCs w:val="24"/>
          </w:rPr>
          <w:t>JR, KVW, MS &amp; RH</w:t>
        </w:r>
      </w:ins>
      <w:ins w:id="31" w:author="Nicholas Fountain-Jones" w:date="2022-10-13T09:09:00Z">
        <w:r w:rsidR="00FA581C">
          <w:rPr>
            <w:rFonts w:ascii="Times New Roman" w:hAnsi="Times New Roman" w:cs="Times New Roman"/>
            <w:sz w:val="24"/>
            <w:szCs w:val="24"/>
          </w:rPr>
          <w:t xml:space="preserve"> also</w:t>
        </w:r>
      </w:ins>
      <w:ins w:id="32" w:author="Nicholas Fountain-Jones" w:date="2022-10-12T16:32:00Z">
        <w:r w:rsidR="00A92DED">
          <w:rPr>
            <w:rFonts w:ascii="Times New Roman" w:hAnsi="Times New Roman" w:cs="Times New Roman"/>
            <w:sz w:val="24"/>
            <w:szCs w:val="24"/>
          </w:rPr>
          <w:t xml:space="preserve"> provided network d</w:t>
        </w:r>
      </w:ins>
      <w:ins w:id="33" w:author="Nicholas Fountain-Jones" w:date="2022-10-12T16:33:00Z">
        <w:r w:rsidR="00A92DED">
          <w:rPr>
            <w:rFonts w:ascii="Times New Roman" w:hAnsi="Times New Roman" w:cs="Times New Roman"/>
            <w:sz w:val="24"/>
            <w:szCs w:val="24"/>
          </w:rPr>
          <w:t xml:space="preserve">ata. </w:t>
        </w:r>
      </w:ins>
      <w:ins w:id="34" w:author="Nicholas Fountain-Jones" w:date="2022-10-13T09:09:00Z">
        <w:r w:rsidR="00FA581C">
          <w:rPr>
            <w:rFonts w:ascii="Times New Roman" w:hAnsi="Times New Roman" w:cs="Times New Roman"/>
            <w:sz w:val="24"/>
            <w:szCs w:val="24"/>
          </w:rPr>
          <w:t xml:space="preserve">NFJ, </w:t>
        </w:r>
      </w:ins>
      <w:ins w:id="35" w:author="Nicholas Fountain-Jones" w:date="2022-10-12T16:30:00Z">
        <w:r w:rsidRPr="006D29CE">
          <w:rPr>
            <w:rFonts w:ascii="Times New Roman" w:hAnsi="Times New Roman" w:cs="Times New Roman"/>
            <w:sz w:val="24"/>
            <w:szCs w:val="24"/>
          </w:rPr>
          <w:t>S</w:t>
        </w:r>
      </w:ins>
      <w:ins w:id="36" w:author="Nicholas Fountain-Jones" w:date="2022-10-12T16:31:00Z">
        <w:r>
          <w:rPr>
            <w:rFonts w:ascii="Times New Roman" w:hAnsi="Times New Roman" w:cs="Times New Roman"/>
            <w:sz w:val="24"/>
            <w:szCs w:val="24"/>
          </w:rPr>
          <w:t>C</w:t>
        </w:r>
      </w:ins>
      <w:ins w:id="37" w:author="Nicholas Fountain-Jones" w:date="2022-10-12T16:30:00Z">
        <w:r w:rsidRPr="006D29CE">
          <w:rPr>
            <w:rFonts w:ascii="Times New Roman" w:hAnsi="Times New Roman" w:cs="Times New Roman"/>
            <w:sz w:val="24"/>
            <w:szCs w:val="24"/>
          </w:rPr>
          <w:t>,</w:t>
        </w:r>
      </w:ins>
      <w:ins w:id="38" w:author="Nicholas Fountain-Jones" w:date="2022-10-12T16:32:00Z">
        <w:r>
          <w:rPr>
            <w:rFonts w:ascii="Times New Roman" w:hAnsi="Times New Roman" w:cs="Times New Roman"/>
            <w:sz w:val="24"/>
            <w:szCs w:val="24"/>
          </w:rPr>
          <w:t xml:space="preserve"> MEC and</w:t>
        </w:r>
      </w:ins>
      <w:ins w:id="39" w:author="Nicholas Fountain-Jones" w:date="2022-10-12T16:30:00Z">
        <w:r w:rsidRPr="006D29CE">
          <w:rPr>
            <w:rFonts w:ascii="Times New Roman" w:hAnsi="Times New Roman" w:cs="Times New Roman"/>
            <w:sz w:val="24"/>
            <w:szCs w:val="24"/>
          </w:rPr>
          <w:t xml:space="preserve"> </w:t>
        </w:r>
      </w:ins>
      <w:ins w:id="40" w:author="Nicholas Fountain-Jones" w:date="2022-10-12T16:31:00Z">
        <w:r>
          <w:rPr>
            <w:rFonts w:ascii="Times New Roman" w:hAnsi="Times New Roman" w:cs="Times New Roman"/>
            <w:sz w:val="24"/>
            <w:szCs w:val="24"/>
          </w:rPr>
          <w:t>MC</w:t>
        </w:r>
      </w:ins>
      <w:ins w:id="41" w:author="Nicholas Fountain-Jones" w:date="2022-10-12T16:32:00Z">
        <w:r>
          <w:rPr>
            <w:rFonts w:ascii="Times New Roman" w:hAnsi="Times New Roman" w:cs="Times New Roman"/>
            <w:sz w:val="24"/>
            <w:szCs w:val="24"/>
          </w:rPr>
          <w:t xml:space="preserve"> </w:t>
        </w:r>
      </w:ins>
      <w:ins w:id="42" w:author="Nicholas Fountain-Jones" w:date="2022-10-12T16:30:00Z">
        <w:r w:rsidRPr="006D29CE">
          <w:rPr>
            <w:rFonts w:ascii="Times New Roman" w:hAnsi="Times New Roman" w:cs="Times New Roman"/>
            <w:sz w:val="24"/>
            <w:szCs w:val="24"/>
          </w:rPr>
          <w:t>conceived the project.</w:t>
        </w:r>
      </w:ins>
    </w:p>
    <w:p w14:paraId="28B61D32" w14:textId="3EAC45F3" w:rsidR="00343598" w:rsidRPr="00343598" w:rsidRDefault="00343598" w:rsidP="00343598">
      <w:pPr>
        <w:spacing w:before="240" w:after="240" w:line="252" w:lineRule="auto"/>
        <w:rPr>
          <w:rFonts w:ascii="Times New Roman" w:hAnsi="Times New Roman" w:cs="Times New Roman"/>
          <w:sz w:val="24"/>
          <w:szCs w:val="24"/>
        </w:rPr>
      </w:pPr>
      <w:r w:rsidRPr="00343598">
        <w:rPr>
          <w:rFonts w:ascii="Times New Roman" w:hAnsi="Times New Roman" w:cs="Times New Roman"/>
          <w:b/>
          <w:bCs/>
          <w:sz w:val="24"/>
          <w:szCs w:val="24"/>
        </w:rPr>
        <w:t xml:space="preserve">Keywords: </w:t>
      </w:r>
      <w:r w:rsidRPr="00343598">
        <w:rPr>
          <w:rFonts w:ascii="Times New Roman" w:hAnsi="Times New Roman" w:cs="Times New Roman"/>
          <w:sz w:val="24"/>
          <w:szCs w:val="24"/>
        </w:rPr>
        <w:t xml:space="preserve">Disease simulation models, wildlife, graph theory, machine learning. </w:t>
      </w:r>
    </w:p>
    <w:p w14:paraId="4F0458FF" w14:textId="77777777" w:rsidR="00343598" w:rsidRDefault="00343598">
      <w:pPr>
        <w:spacing w:before="240" w:after="240" w:line="252" w:lineRule="auto"/>
        <w:jc w:val="center"/>
        <w:rPr>
          <w:rFonts w:ascii="Times New Roman" w:hAnsi="Times New Roman" w:cs="Times New Roman"/>
          <w:sz w:val="24"/>
          <w:szCs w:val="24"/>
        </w:rPr>
      </w:pPr>
    </w:p>
    <w:p w14:paraId="1FE0BB9B" w14:textId="77777777" w:rsidR="00CC034C" w:rsidRDefault="00CC034C">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3C1C7723" w14:textId="77777777" w:rsidR="00164936" w:rsidRPr="00932A6A" w:rsidRDefault="00164936">
      <w:pPr>
        <w:spacing w:before="240" w:after="240" w:line="252" w:lineRule="auto"/>
        <w:jc w:val="center"/>
        <w:rPr>
          <w:rFonts w:ascii="Times New Roman" w:hAnsi="Times New Roman" w:cs="Times New Roman"/>
          <w:sz w:val="24"/>
          <w:szCs w:val="24"/>
        </w:rPr>
      </w:pPr>
    </w:p>
    <w:p w14:paraId="21257383" w14:textId="77777777" w:rsidR="00164936" w:rsidRDefault="00DE4A8E">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b/>
          <w:bCs/>
          <w:color w:val="000000"/>
          <w:sz w:val="24"/>
          <w:szCs w:val="24"/>
          <w:lang w:eastAsia="en-AU"/>
        </w:rPr>
        <w:t>Abstract</w:t>
      </w:r>
    </w:p>
    <w:p w14:paraId="34CD2D26" w14:textId="77777777" w:rsidR="00164936" w:rsidRDefault="00164936">
      <w:pPr>
        <w:spacing w:after="0" w:line="240" w:lineRule="auto"/>
        <w:rPr>
          <w:rFonts w:ascii="Times New Roman" w:eastAsia="Times New Roman" w:hAnsi="Times New Roman" w:cs="Times New Roman"/>
          <w:sz w:val="24"/>
          <w:szCs w:val="24"/>
          <w:lang w:eastAsia="en-AU"/>
        </w:rPr>
      </w:pPr>
    </w:p>
    <w:p w14:paraId="3E49EC5D" w14:textId="1C3D9170" w:rsidR="00CC034C" w:rsidRDefault="00DE4A8E">
      <w:pPr>
        <w:spacing w:after="0" w:line="48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Predicting what factors promote or protect populations from infectious disease is a fundamental epidemiological challenge. Social networks, where nodes represent hosts and edges represent direct or indirect contacts between them, are key to quantifying these aspects of infectious disease dynamics. However, understanding the complex relationships between network structure and epidemic parameters in predicting spread has been out of reach. Here we draw on advances in spectral graph theory and interpretable machine learning, to build predictive models of pathogen spread on a large collection of empirical networks from across the animal kingdom. Using a small set of network spectral properties, we were able to predict pathogen spread with remarkable accuracy for a wide range of transmissibility and recovery rates. We validate our findings using well studied host-pathogen systems and provide a flexible framework for animal health practitioners to assess the vulnerability of a particular network to pathogen spread.</w:t>
      </w:r>
    </w:p>
    <w:p w14:paraId="0101341B" w14:textId="77777777" w:rsidR="00CC034C" w:rsidRDefault="00CC034C">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type="page"/>
      </w:r>
    </w:p>
    <w:p w14:paraId="5D7CEA83" w14:textId="5B29C88D" w:rsidR="00164936" w:rsidRDefault="00CC034C">
      <w:pPr>
        <w:spacing w:after="0" w:line="480" w:lineRule="auto"/>
        <w:rPr>
          <w:rFonts w:ascii="Times New Roman" w:eastAsia="Times New Roman" w:hAnsi="Times New Roman" w:cs="Times New Roman"/>
          <w:sz w:val="24"/>
          <w:szCs w:val="24"/>
          <w:lang w:eastAsia="en-AU"/>
        </w:rPr>
      </w:pPr>
      <w:del w:id="43" w:author="Nicholas Fountain-Jones" w:date="2022-10-12T16:21:00Z">
        <w:r w:rsidDel="006D29CE">
          <w:rPr>
            <w:rFonts w:ascii="Times New Roman" w:eastAsia="Times New Roman" w:hAnsi="Times New Roman" w:cs="Times New Roman"/>
            <w:b/>
            <w:bCs/>
            <w:color w:val="000000"/>
            <w:sz w:val="24"/>
            <w:szCs w:val="24"/>
            <w:lang w:eastAsia="en-AU"/>
          </w:rPr>
          <w:lastRenderedPageBreak/>
          <w:delText xml:space="preserve">Significance </w:delText>
        </w:r>
      </w:del>
      <w:del w:id="44" w:author="Nicholas Fountain-Jones" w:date="2022-10-13T08:48:00Z">
        <w:r w:rsidDel="00C8115A">
          <w:rPr>
            <w:rFonts w:ascii="Times New Roman" w:eastAsia="Times New Roman" w:hAnsi="Times New Roman" w:cs="Times New Roman"/>
            <w:b/>
            <w:bCs/>
            <w:color w:val="000000"/>
            <w:sz w:val="24"/>
            <w:szCs w:val="24"/>
            <w:lang w:eastAsia="en-AU"/>
          </w:rPr>
          <w:delText>statement</w:delText>
        </w:r>
      </w:del>
      <w:ins w:id="45" w:author="Nicholas Fountain-Jones" w:date="2022-10-13T08:48:00Z">
        <w:r w:rsidR="00C8115A">
          <w:rPr>
            <w:rFonts w:ascii="Times New Roman" w:eastAsia="Times New Roman" w:hAnsi="Times New Roman" w:cs="Times New Roman"/>
            <w:b/>
            <w:bCs/>
            <w:color w:val="000000"/>
            <w:sz w:val="24"/>
            <w:szCs w:val="24"/>
            <w:lang w:eastAsia="en-AU"/>
          </w:rPr>
          <w:t>Novelty statement</w:t>
        </w:r>
      </w:ins>
    </w:p>
    <w:p w14:paraId="2C3477AE" w14:textId="1974EC1E" w:rsidR="00442074" w:rsidRDefault="004A46B5" w:rsidP="0020436E">
      <w:pPr>
        <w:spacing w:after="0" w:line="48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Predicting pathogen behaviour</w:t>
      </w:r>
      <w:r w:rsidR="005940D4">
        <w:rPr>
          <w:rFonts w:ascii="Times New Roman" w:eastAsia="Times New Roman" w:hAnsi="Times New Roman" w:cs="Times New Roman"/>
          <w:sz w:val="24"/>
          <w:szCs w:val="24"/>
          <w:lang w:eastAsia="en-AU"/>
        </w:rPr>
        <w:t xml:space="preserve"> in animal populations</w:t>
      </w:r>
      <w:r>
        <w:rPr>
          <w:rFonts w:ascii="Times New Roman" w:eastAsia="Times New Roman" w:hAnsi="Times New Roman" w:cs="Times New Roman"/>
          <w:sz w:val="24"/>
          <w:szCs w:val="24"/>
          <w:lang w:eastAsia="en-AU"/>
        </w:rPr>
        <w:t xml:space="preserve"> is a fundamental </w:t>
      </w:r>
      <w:r w:rsidR="005940D4">
        <w:rPr>
          <w:rFonts w:ascii="Times New Roman" w:eastAsia="Times New Roman" w:hAnsi="Times New Roman" w:cs="Times New Roman"/>
          <w:sz w:val="24"/>
          <w:szCs w:val="24"/>
          <w:lang w:eastAsia="en-AU"/>
        </w:rPr>
        <w:t xml:space="preserve">challenge in disease ecology. Accurate predictions of pathogen spread are crucial to </w:t>
      </w:r>
      <w:r w:rsidR="00DB52C1">
        <w:rPr>
          <w:rFonts w:ascii="Times New Roman" w:eastAsia="Times New Roman" w:hAnsi="Times New Roman" w:cs="Times New Roman"/>
          <w:sz w:val="24"/>
          <w:szCs w:val="24"/>
          <w:lang w:eastAsia="en-AU"/>
        </w:rPr>
        <w:t>managing</w:t>
      </w:r>
      <w:r w:rsidR="00DB52C1">
        <w:rPr>
          <w:rFonts w:ascii="Times New Roman" w:eastAsia="Times New Roman" w:hAnsi="Times New Roman" w:cs="Times New Roman"/>
          <w:sz w:val="24"/>
          <w:szCs w:val="24"/>
          <w:lang w:eastAsia="en-AU"/>
        </w:rPr>
        <w:t xml:space="preserve"> </w:t>
      </w:r>
      <w:r w:rsidR="0013112E">
        <w:rPr>
          <w:rFonts w:ascii="Times New Roman" w:eastAsia="Times New Roman" w:hAnsi="Times New Roman" w:cs="Times New Roman"/>
          <w:sz w:val="24"/>
          <w:szCs w:val="24"/>
          <w:lang w:eastAsia="en-AU"/>
        </w:rPr>
        <w:t>disease threats, yet</w:t>
      </w:r>
      <w:r w:rsidR="005940D4">
        <w:rPr>
          <w:rFonts w:ascii="Times New Roman" w:eastAsia="Times New Roman" w:hAnsi="Times New Roman" w:cs="Times New Roman"/>
          <w:sz w:val="24"/>
          <w:szCs w:val="24"/>
          <w:lang w:eastAsia="en-AU"/>
        </w:rPr>
        <w:t xml:space="preserve">. </w:t>
      </w:r>
      <w:r w:rsidR="0013112E">
        <w:rPr>
          <w:rFonts w:ascii="Times New Roman" w:eastAsia="Times New Roman" w:hAnsi="Times New Roman" w:cs="Times New Roman"/>
          <w:sz w:val="24"/>
          <w:szCs w:val="24"/>
          <w:lang w:eastAsia="en-AU"/>
        </w:rPr>
        <w:t>m</w:t>
      </w:r>
      <w:r w:rsidR="005940D4">
        <w:rPr>
          <w:rFonts w:ascii="Times New Roman" w:eastAsia="Times New Roman" w:hAnsi="Times New Roman" w:cs="Times New Roman"/>
          <w:sz w:val="24"/>
          <w:szCs w:val="24"/>
          <w:lang w:eastAsia="en-AU"/>
        </w:rPr>
        <w:t xml:space="preserve">odelling pathogen spread in wildlife </w:t>
      </w:r>
      <w:r w:rsidR="0020436E">
        <w:rPr>
          <w:rFonts w:ascii="Times New Roman" w:eastAsia="Times New Roman" w:hAnsi="Times New Roman" w:cs="Times New Roman"/>
          <w:sz w:val="24"/>
          <w:szCs w:val="24"/>
          <w:lang w:eastAsia="en-AU"/>
        </w:rPr>
        <w:t>populations</w:t>
      </w:r>
      <w:r w:rsidR="00637556">
        <w:rPr>
          <w:rFonts w:ascii="Times New Roman" w:eastAsia="Times New Roman" w:hAnsi="Times New Roman" w:cs="Times New Roman"/>
          <w:sz w:val="24"/>
          <w:szCs w:val="24"/>
          <w:lang w:eastAsia="en-AU"/>
        </w:rPr>
        <w:t xml:space="preserve"> </w:t>
      </w:r>
      <w:r w:rsidR="0020436E">
        <w:rPr>
          <w:rFonts w:ascii="Times New Roman" w:eastAsia="Times New Roman" w:hAnsi="Times New Roman" w:cs="Times New Roman"/>
          <w:sz w:val="24"/>
          <w:szCs w:val="24"/>
          <w:lang w:eastAsia="en-AU"/>
        </w:rPr>
        <w:t>is</w:t>
      </w:r>
      <w:r w:rsidR="0013112E">
        <w:rPr>
          <w:rFonts w:ascii="Times New Roman" w:eastAsia="Times New Roman" w:hAnsi="Times New Roman" w:cs="Times New Roman"/>
          <w:sz w:val="24"/>
          <w:szCs w:val="24"/>
          <w:lang w:eastAsia="en-AU"/>
        </w:rPr>
        <w:t xml:space="preserve"> notoriously difficult. </w:t>
      </w:r>
      <w:r w:rsidR="005940D4">
        <w:rPr>
          <w:rFonts w:ascii="Times New Roman" w:eastAsia="Times New Roman" w:hAnsi="Times New Roman" w:cs="Times New Roman"/>
          <w:sz w:val="24"/>
          <w:szCs w:val="24"/>
          <w:lang w:eastAsia="en-AU"/>
        </w:rPr>
        <w:t xml:space="preserve"> </w:t>
      </w:r>
      <w:r w:rsidR="00637556">
        <w:rPr>
          <w:rFonts w:ascii="Times New Roman" w:eastAsia="Times New Roman" w:hAnsi="Times New Roman" w:cs="Times New Roman"/>
          <w:sz w:val="24"/>
          <w:szCs w:val="24"/>
          <w:lang w:eastAsia="en-AU"/>
        </w:rPr>
        <w:t xml:space="preserve">Social network approaches </w:t>
      </w:r>
      <w:r w:rsidR="00050E21">
        <w:rPr>
          <w:rFonts w:ascii="Times New Roman" w:eastAsia="Times New Roman" w:hAnsi="Times New Roman" w:cs="Times New Roman"/>
          <w:sz w:val="24"/>
          <w:szCs w:val="24"/>
          <w:lang w:eastAsia="en-AU"/>
        </w:rPr>
        <w:t>are increasingly used to provide</w:t>
      </w:r>
      <w:r w:rsidR="0013112E">
        <w:rPr>
          <w:rFonts w:ascii="Times New Roman" w:eastAsia="Times New Roman" w:hAnsi="Times New Roman" w:cs="Times New Roman"/>
          <w:sz w:val="24"/>
          <w:szCs w:val="24"/>
          <w:lang w:eastAsia="en-AU"/>
        </w:rPr>
        <w:t xml:space="preserve"> reliable estimates of spread</w:t>
      </w:r>
      <w:r w:rsidR="006D2EAD">
        <w:rPr>
          <w:rFonts w:ascii="Times New Roman" w:eastAsia="Times New Roman" w:hAnsi="Times New Roman" w:cs="Times New Roman"/>
          <w:sz w:val="24"/>
          <w:szCs w:val="24"/>
          <w:lang w:eastAsia="en-AU"/>
        </w:rPr>
        <w:t xml:space="preserve"> in a variety of species</w:t>
      </w:r>
      <w:r w:rsidR="00050E21">
        <w:rPr>
          <w:rFonts w:ascii="Times New Roman" w:eastAsia="Times New Roman" w:hAnsi="Times New Roman" w:cs="Times New Roman"/>
          <w:sz w:val="24"/>
          <w:szCs w:val="24"/>
          <w:lang w:eastAsia="en-AU"/>
        </w:rPr>
        <w:t xml:space="preserve">, yet parametrizing these models </w:t>
      </w:r>
      <w:r w:rsidR="00DB52C1">
        <w:rPr>
          <w:rFonts w:ascii="Times New Roman" w:eastAsia="Times New Roman" w:hAnsi="Times New Roman" w:cs="Times New Roman"/>
          <w:sz w:val="24"/>
          <w:szCs w:val="24"/>
          <w:lang w:eastAsia="en-AU"/>
        </w:rPr>
        <w:t>is</w:t>
      </w:r>
      <w:r w:rsidR="003D6BD7">
        <w:rPr>
          <w:rFonts w:ascii="Times New Roman" w:eastAsia="Times New Roman" w:hAnsi="Times New Roman" w:cs="Times New Roman"/>
          <w:sz w:val="24"/>
          <w:szCs w:val="24"/>
          <w:lang w:eastAsia="en-AU"/>
        </w:rPr>
        <w:t xml:space="preserve"> difficult </w:t>
      </w:r>
      <w:r w:rsidR="00050E21">
        <w:rPr>
          <w:rFonts w:ascii="Times New Roman" w:eastAsia="Times New Roman" w:hAnsi="Times New Roman" w:cs="Times New Roman"/>
          <w:sz w:val="24"/>
          <w:szCs w:val="24"/>
          <w:lang w:eastAsia="en-AU"/>
        </w:rPr>
        <w:t xml:space="preserve">and time-consuming. </w:t>
      </w:r>
      <w:r w:rsidR="003D6BD7">
        <w:rPr>
          <w:rFonts w:ascii="Times New Roman" w:eastAsia="Times New Roman" w:hAnsi="Times New Roman" w:cs="Times New Roman"/>
          <w:sz w:val="24"/>
          <w:szCs w:val="24"/>
          <w:lang w:eastAsia="en-AU"/>
        </w:rPr>
        <w:t>We</w:t>
      </w:r>
      <w:r w:rsidR="0020436E">
        <w:rPr>
          <w:rFonts w:ascii="Times New Roman" w:eastAsia="Times New Roman" w:hAnsi="Times New Roman" w:cs="Times New Roman"/>
          <w:sz w:val="24"/>
          <w:szCs w:val="24"/>
          <w:lang w:eastAsia="en-AU"/>
        </w:rPr>
        <w:t xml:space="preserve"> </w:t>
      </w:r>
      <w:r w:rsidR="0061272E">
        <w:rPr>
          <w:rFonts w:ascii="Times New Roman" w:eastAsia="Times New Roman" w:hAnsi="Times New Roman" w:cs="Times New Roman"/>
          <w:sz w:val="24"/>
          <w:szCs w:val="24"/>
          <w:lang w:eastAsia="en-AU"/>
        </w:rPr>
        <w:t>demonstrate that the spectral properties of the network</w:t>
      </w:r>
      <w:r w:rsidR="00CD2B56">
        <w:rPr>
          <w:rFonts w:ascii="Times New Roman" w:eastAsia="Times New Roman" w:hAnsi="Times New Roman" w:cs="Times New Roman"/>
          <w:sz w:val="24"/>
          <w:szCs w:val="24"/>
          <w:lang w:eastAsia="en-AU"/>
        </w:rPr>
        <w:t xml:space="preserve"> alone</w:t>
      </w:r>
      <w:r w:rsidR="0020436E">
        <w:rPr>
          <w:rFonts w:ascii="Times New Roman" w:eastAsia="Times New Roman" w:hAnsi="Times New Roman" w:cs="Times New Roman"/>
          <w:sz w:val="24"/>
          <w:szCs w:val="24"/>
          <w:lang w:eastAsia="en-AU"/>
        </w:rPr>
        <w:t xml:space="preserve"> can predict pathogen spread remarkably</w:t>
      </w:r>
      <w:r w:rsidR="008177A5">
        <w:rPr>
          <w:rFonts w:ascii="Times New Roman" w:eastAsia="Times New Roman" w:hAnsi="Times New Roman" w:cs="Times New Roman"/>
          <w:sz w:val="24"/>
          <w:szCs w:val="24"/>
          <w:lang w:eastAsia="en-AU"/>
        </w:rPr>
        <w:t xml:space="preserve"> well</w:t>
      </w:r>
      <w:r w:rsidR="00637556">
        <w:rPr>
          <w:rFonts w:ascii="Times New Roman" w:eastAsia="Times New Roman" w:hAnsi="Times New Roman" w:cs="Times New Roman"/>
          <w:sz w:val="24"/>
          <w:szCs w:val="24"/>
          <w:lang w:eastAsia="en-AU"/>
        </w:rPr>
        <w:t xml:space="preserve"> without the need to parametrize models</w:t>
      </w:r>
      <w:r w:rsidR="00050E21">
        <w:rPr>
          <w:rFonts w:ascii="Times New Roman" w:eastAsia="Times New Roman" w:hAnsi="Times New Roman" w:cs="Times New Roman"/>
          <w:sz w:val="24"/>
          <w:szCs w:val="24"/>
          <w:lang w:eastAsia="en-AU"/>
        </w:rPr>
        <w:t xml:space="preserve">. </w:t>
      </w:r>
      <w:r w:rsidR="002B09D9">
        <w:rPr>
          <w:rFonts w:ascii="Times New Roman" w:eastAsia="Times New Roman" w:hAnsi="Times New Roman" w:cs="Times New Roman"/>
          <w:sz w:val="24"/>
          <w:szCs w:val="24"/>
          <w:lang w:eastAsia="en-AU"/>
        </w:rPr>
        <w:t xml:space="preserve">These findings provide new insights into how social </w:t>
      </w:r>
      <w:r w:rsidR="002B09D9" w:rsidRPr="002B09D9">
        <w:rPr>
          <w:rFonts w:ascii="Times New Roman" w:eastAsia="Times New Roman" w:hAnsi="Times New Roman" w:cs="Times New Roman"/>
          <w:sz w:val="24"/>
          <w:szCs w:val="24"/>
          <w:lang w:eastAsia="en-AU"/>
        </w:rPr>
        <w:t xml:space="preserve">organisation </w:t>
      </w:r>
      <w:r w:rsidR="008177A5">
        <w:rPr>
          <w:rFonts w:ascii="Times New Roman" w:eastAsia="Times New Roman" w:hAnsi="Times New Roman" w:cs="Times New Roman"/>
          <w:sz w:val="24"/>
          <w:szCs w:val="24"/>
          <w:lang w:eastAsia="en-AU"/>
        </w:rPr>
        <w:t xml:space="preserve">impacts </w:t>
      </w:r>
      <w:r w:rsidR="002B09D9" w:rsidRPr="002B09D9">
        <w:rPr>
          <w:rFonts w:ascii="Times New Roman" w:eastAsia="Times New Roman" w:hAnsi="Times New Roman" w:cs="Times New Roman"/>
          <w:sz w:val="24"/>
          <w:szCs w:val="24"/>
          <w:lang w:eastAsia="en-AU"/>
        </w:rPr>
        <w:t>pathogen spread</w:t>
      </w:r>
      <w:r w:rsidR="008177A5">
        <w:rPr>
          <w:rFonts w:ascii="Times New Roman" w:eastAsia="Times New Roman" w:hAnsi="Times New Roman" w:cs="Times New Roman"/>
          <w:sz w:val="24"/>
          <w:szCs w:val="24"/>
          <w:lang w:eastAsia="en-AU"/>
        </w:rPr>
        <w:t xml:space="preserve"> and,</w:t>
      </w:r>
      <w:r w:rsidR="002B09D9">
        <w:rPr>
          <w:rFonts w:ascii="Times New Roman" w:eastAsia="Times New Roman" w:hAnsi="Times New Roman" w:cs="Times New Roman"/>
          <w:sz w:val="24"/>
          <w:szCs w:val="24"/>
          <w:lang w:eastAsia="en-AU"/>
        </w:rPr>
        <w:t xml:space="preserve"> </w:t>
      </w:r>
      <w:r w:rsidR="008177A5">
        <w:rPr>
          <w:rFonts w:ascii="Times New Roman" w:eastAsia="Times New Roman" w:hAnsi="Times New Roman" w:cs="Times New Roman"/>
          <w:sz w:val="24"/>
          <w:szCs w:val="24"/>
          <w:lang w:eastAsia="en-AU"/>
        </w:rPr>
        <w:t>a</w:t>
      </w:r>
      <w:r w:rsidR="00D6668F">
        <w:rPr>
          <w:rFonts w:ascii="Times New Roman" w:eastAsia="Times New Roman" w:hAnsi="Times New Roman" w:cs="Times New Roman"/>
          <w:sz w:val="24"/>
          <w:szCs w:val="24"/>
          <w:lang w:eastAsia="en-AU"/>
        </w:rPr>
        <w:t>s advances in technology make animal network data easier to acquire</w:t>
      </w:r>
      <w:r w:rsidR="008177A5">
        <w:rPr>
          <w:rFonts w:ascii="Times New Roman" w:eastAsia="Times New Roman" w:hAnsi="Times New Roman" w:cs="Times New Roman"/>
          <w:sz w:val="24"/>
          <w:szCs w:val="24"/>
          <w:lang w:eastAsia="en-AU"/>
        </w:rPr>
        <w:t xml:space="preserve"> rapidly</w:t>
      </w:r>
      <w:r w:rsidR="00D6668F">
        <w:rPr>
          <w:rFonts w:ascii="Times New Roman" w:eastAsia="Times New Roman" w:hAnsi="Times New Roman" w:cs="Times New Roman"/>
          <w:sz w:val="24"/>
          <w:szCs w:val="24"/>
          <w:lang w:eastAsia="en-AU"/>
        </w:rPr>
        <w:t xml:space="preserve">, </w:t>
      </w:r>
      <w:r w:rsidR="000D451C">
        <w:rPr>
          <w:rFonts w:ascii="Times New Roman" w:eastAsia="Times New Roman" w:hAnsi="Times New Roman" w:cs="Times New Roman"/>
          <w:sz w:val="24"/>
          <w:szCs w:val="24"/>
          <w:lang w:eastAsia="en-AU"/>
        </w:rPr>
        <w:t xml:space="preserve">we envisage that approaches such as ours can help better manage disease threats. </w:t>
      </w:r>
    </w:p>
    <w:p w14:paraId="5A60FF6D" w14:textId="14061BE4" w:rsidR="00020C1A" w:rsidRDefault="00020C1A">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type="page"/>
      </w:r>
    </w:p>
    <w:p w14:paraId="7A167E29" w14:textId="77777777" w:rsidR="00164936" w:rsidRDefault="00DE4A8E">
      <w:pPr>
        <w:spacing w:after="0" w:line="480" w:lineRule="auto"/>
        <w:rPr>
          <w:rFonts w:ascii="Times New Roman" w:eastAsia="Times New Roman" w:hAnsi="Times New Roman" w:cs="Times New Roman"/>
          <w:sz w:val="24"/>
          <w:szCs w:val="24"/>
          <w:lang w:eastAsia="en-AU"/>
        </w:rPr>
      </w:pPr>
      <w:r>
        <w:rPr>
          <w:rFonts w:ascii="Times New Roman" w:eastAsia="Times New Roman" w:hAnsi="Times New Roman" w:cs="Times New Roman"/>
          <w:b/>
          <w:bCs/>
          <w:color w:val="000000"/>
          <w:sz w:val="24"/>
          <w:szCs w:val="24"/>
          <w:lang w:eastAsia="en-AU"/>
        </w:rPr>
        <w:lastRenderedPageBreak/>
        <w:t>Introduction</w:t>
      </w:r>
    </w:p>
    <w:p w14:paraId="4BF2DFB5" w14:textId="77777777" w:rsidR="00164936" w:rsidRDefault="00164936">
      <w:pPr>
        <w:spacing w:after="0" w:line="240" w:lineRule="auto"/>
        <w:rPr>
          <w:rFonts w:ascii="Times New Roman" w:eastAsia="Times New Roman" w:hAnsi="Times New Roman" w:cs="Times New Roman"/>
          <w:sz w:val="24"/>
          <w:szCs w:val="24"/>
          <w:lang w:eastAsia="en-AU"/>
        </w:rPr>
      </w:pPr>
    </w:p>
    <w:p w14:paraId="3F7D037D" w14:textId="2F9131BA" w:rsidR="00164936" w:rsidRDefault="00DE4A8E">
      <w:pPr>
        <w:spacing w:after="0" w:line="48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Capturing patterns of direct or indirect contacts between hosts is crucial to model pathogen spread in populations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{"citationID":"VhfcUzar","properties":{"formattedCitation":"(Newman 2002; Craft 2015; Sah {\\i{}et al.} 2018, 2021)","plainCitation":"(Newman 2002; Craft 2015; Sah et al. 2018, 2021)","noteIndex":0},"citationItems":[{"id":22,"uris":["http://zotero.org/users/7391531/items/NKG8QYR5"],"itemData":{"id":22,"type":"article-journal","abstract":"The use of social and contact networks to answer basic and applied questions about infectious disease transmission in wildlife and livestock is receiving increased attention. Through social network analysis, we understand that wild animal and livestock populations, including farmed fish and poultry, often have a heterogeneous contact structure owing to social structure or trade networks. Network modelling is a flexible tool used to capture the heterogeneous contacts of a population in order to test hypotheses about the mechanisms of disease transmission, simulate and predict disease spread, and test disease control strategies. This review highlights how to use animal contact data, including social networks, for network modelling, and emphasizes that researchers should have a pathogen of interest in mind before collecting or using contact data. This paper describes the rising popularity of network approaches for understanding transmission dynamics in wild animal and livestock populations; discusses the common mismatch between contact networks as measured in animal behaviour and relevant parasites to match those networks; and highlights knowledge gaps in how to collect and analyse contact data. Opportunities for the future include increased attention to experiments, pathogen genetic markers and novel computational tools.","container-title":"Philosophical transactions of the Royal Society of London. Series B, Biological sciences","DOI":"10.1098/rstb.2014.0107","ISSN":"1471-2970","issue":"1669","note":"PMID: 25870393","page":"20140107–","title":"Infectious disease transmission and contact networks in wildlife and livestock.","volume":"370","author":[{"family":"Craft","given":"Meggan E"}],"issued":{"date-parts":[["2015",5]]}}},{"id":2593,"uris":["http://zotero.org/users/7391531/items/NPCXLPHV"],"itemData":{"id":2593,"type":"article-journal","container-title":"Journal of Animal Ecology","DOI":"10.1111/1365-2656.12786","ISSN":"00218790","issue":"3","note":"publisher: John Wiley &amp; Sons, Ltd (10.1111)","page":"546–558","title":"Disease implications of animal social network structure: A synthesis across social systems","volume":"87","author":[{"family":"Sah","given":"Pratha"},{"family":"Mann","given":"Janet"},{"family":"Bansal","given":"Shweta"}],"editor":[{"family":"Farine","given":"Damien"}],"issued":{"date-parts":[["2018",5]]}}},{"id":8162,"uris":["http://zotero.org/users/7391531/items/R642C5YW"],"itemData":{"id":8162,"type":"article-journal","abstract":"The spread of pathogens fundamentally depends on the underlying contacts between individuals. Modeling the dynamics of infectious disease spread through contact networks, however, can be challenging due to limited knowledge of how an infectious disease spreads and its transmission rate. We developed a novel statistical tool, INoDS (Identifying contact Networks of infectious Disease Spread) that estimates the transmission rate of an infectious disease outbreak, establishes epidemiological relevance of a contact network in explaining the observed pattern of infectious disease spread and enables model comparison between different contact network hypotheses. We show that our tool is robust to incomplete data and can be easily applied to datasets where infection timings of individuals are unknown. We tested the reliability of INoDS using simulation experiments of disease spread on a synthetic contact network and find that it is robust to incomplete data and is reliable under different settings of network dynamics and disease contagiousness compared with previous approaches. We demonstrate the applicability of our method in two host-pathogen systems: Crithidia bombi in bumblebee colonies and Salmonella in wild Australian sleepy lizard populations. INoDS thus provides a novel and reliable statistical tool for identifying transmission pathways of infectious disease spread. In addition, application of INoDS extends to understanding the spread of novel or emerging infectious disease, an alternative approach to laboratory transmission experiments, and overcoming common data-collection constraints.","container-title":"PLOS Computational Biology","DOI":"10.1371/journal.pcbi.1009604","ISSN":"1553-7358","issue":"12","journalAbbreviation":"PLOS Computational Biology","language":"en","note":"publisher: Public Library of Science","page":"e1009604","source":"PLoS Journals","title":"Revealing mechanisms of infectious disease spread through empirical contact networks","volume":"17","author":[{"family":"Sah","given":"Pratha"},{"family":"Otterstatter","given":"Michael"},{"family":"Leu","given":"Stephan T."},{"family":"Leviyang","given":"Sivan"},{"family":"Bansal","given":"Shweta"}],"issued":{"date-parts":[["2021",12,20]]}}},{"id":1727,"uris":["http://zotero.org/users/7391531/items/XWXVUUW9"],"itemData":{"id":1727,"type":"article-journal","abstract":"The study of social networks, and in particular the spread of disease on networks, has attracted considerable recent attention in the physics community. In this paper, we show that a large class of standard epidemiological models, the so-called susceptible/infective/removed (SIR) models can be solved exactly on a wide variety of networks. In addition to the standard but unrealistic case of fixed infectiveness time and fixed and uncorrelated probability of transmission between all pairs of individuals, we solve cases in which times and probabilities are non-uniform and correlated. We also consider one simple case of an epidemic in a structured population, that of a sexually transmitted disease in a population divided into men and women. We confirm the correctness of our exact solutions with numerical simulations of SIR epidemics on networks.","container-title":"Physical Review E","DOI":"10.1103/PhysRevE.66.016128","issue":"016128","note":"_eprint: 0205009","title":"The spread of epidemic disease on networks","URL":"http://arxiv.org/abs/cond-mat/0205009 http://dx.doi.org/10.1103/PhysRevE.66.016128","volume":"66","author":[{"family":"Newman","given":"M. E. J."}],"issued":{"date-parts":[["2002",4]]}}}],"schema":"https://github.com/citation-style-language/schema/raw/master/csl-citation.json"}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(Newman 2002; Craft 2015; Sah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2018, 2021)</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Increasingly, </w:t>
      </w:r>
      <w:commentRangeStart w:id="46"/>
      <w:commentRangeStart w:id="47"/>
      <w:r>
        <w:rPr>
          <w:rFonts w:ascii="Times New Roman" w:eastAsia="Times New Roman" w:hAnsi="Times New Roman" w:cs="Times New Roman"/>
          <w:color w:val="000000"/>
          <w:sz w:val="24"/>
          <w:szCs w:val="24"/>
          <w:lang w:eastAsia="en-AU"/>
        </w:rPr>
        <w:t xml:space="preserve">contact </w:t>
      </w:r>
      <w:commentRangeEnd w:id="46"/>
      <w:r w:rsidR="00E23032">
        <w:rPr>
          <w:rStyle w:val="CommentReference"/>
        </w:rPr>
        <w:commentReference w:id="46"/>
      </w:r>
      <w:commentRangeEnd w:id="47"/>
      <w:r w:rsidR="00DB52C1">
        <w:rPr>
          <w:rStyle w:val="CommentReference"/>
        </w:rPr>
        <w:commentReference w:id="47"/>
      </w:r>
      <w:r>
        <w:rPr>
          <w:rFonts w:ascii="Times New Roman" w:eastAsia="Times New Roman" w:hAnsi="Times New Roman" w:cs="Times New Roman"/>
          <w:color w:val="000000"/>
          <w:sz w:val="24"/>
          <w:szCs w:val="24"/>
          <w:lang w:eastAsia="en-AU"/>
        </w:rPr>
        <w:t xml:space="preserve">network approaches, where hosts are nodes and edges reflect interactions between hosts, play a central role in epidemiology and disease ecology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{"citationID":"VXon4daI","properties":{"formattedCitation":"(e.g., Meyers {\\i{}et al.} 2005; Bansal {\\i{}et al.} 2007; Eames {\\i{}et al.} 2015; White {\\i{}et al.} 2017)","plainCitation":"(e.g., Meyers et al. 2005; Bansal et al. 2007; Eames et al. 2015; White et al. 2017)","noteIndex":0},"citationItems":[{"id":8384,"uris":["http://zotero.org/users/7391531/items/XVSV2WDJ"],"itemData":{"id":8384,"type":"article-journal","abstract":"Many infectious diseases spread through populations via the networks formed by physical contacts among individuals. The patterns of these contacts tend to be highly heterogeneous. Traditional \"compartmental\" modeling in epidemiology, however, assumes that population groups are fully mixed, that is, every individual has an equal chance of spreading the disease to every other. Applications of compartmental models to Severe Acute Respiratory Syndrome (SARS) resulted in estimates of the fundamental quantity called the basic reproductive number R0--the number of new cases of SARS resulting from a single initial case--above one, implying that, without public health intervention, most outbreaks should spark large-scale epidemics. Here we compare these predictions to the early epidemiology of SARS. We apply the methods of contact network epidemiology to illustrate that for a single value of R0, any two outbreaks, even in the same setting, may have very different epidemiological outcomes. We offer quantitative insight into the heterogeneity of SARS outbreaks worldwide, and illustrate the utility of this approach for assessing public health strategies.","container-title":"Journal of Theoretical Biology","DOI":"10.1016/j.jtbi.2004.07.026","ISSN":"0022-5193","issue":"1","journalAbbreviation":"J Theor Biol","language":"eng","note":"PMID: 15498594\nPMCID: PMC7094100","page":"71-81","source":"PubMed","title":"Network theory and SARS: predicting outbreak diversity","title-short":"Network theory and SARS","volume":"232","author":[{"family":"Meyers","given":"Lauren Ancel"},{"family":"Pourbohloul","given":"Babak"},{"family":"Newman","given":"M. E. J."},{"family":"Skowronski","given":"Danuta M."},{"family":"Brunham","given":"Robert C."}],"issued":{"date-parts":[["2005",1,7]]}},"prefix":"e.g., "},{"id":8387,"uris":["http://zotero.org/users/7391531/items/2HUL8459"],"itemData":{"id":8387,"type":"article-journal","abstract":"Heterogeneity in host contact patterns profoundly shapes population-level disease dynamics. Many epidemiological models make simplifying assumptions about the patterns of disease-causing interactions among hosts. In particular, homogeneous-mixing models assume that all hosts have identical rates of disease-causing contacts. In recent years, several network-based approaches have been developed to explicitly model heterogeneity in host contact patterns. Here, we use a network perspective to quantify the extent to which real populations depart from the homogeneous-mixing assumption, in terms of both the underlying network structure and the resulting epidemiological dynamics. We find that human contact patterns are indeed more heterogeneous than assumed by homogeneous-mixing models, but are not as variable as some have speculated. We then evaluate a variety of methodologies for incorporating contact heterogeneity, including network-based models and several modifications to the simple SIR compartmental model. We conclude that the homogeneous-mixing compartmental model is appropriate when host populations are nearly homogeneous, and can be modified effectively for a few classes of non-homogeneous networks. In general, however, network models are more intuitive and accurate for predicting disease spread through heterogeneous host populations.","container-title":"Journal of The Royal Society Interface","DOI":"10.1098/rsif.2007.1100","ISSN":"1742-5689","issue":"16","journalAbbreviation":"J R Soc Interface","language":"eng","note":"PMID: 17640863\nPMCID: PMC2394553","page":"879-891","source":"PubMed","title":"When individual behaviour matters: homogeneous and network models in epidemiology","title-short":"When individual behaviour matters","volume":"4","author":[{"family":"Bansal","given":"Shweta"},{"family":"Grenfell","given":"Bryan T."},{"family":"Meyers","given":"Lauren Ancel"}],"issued":{"date-parts":[["2007",10,22]]}}},{"id":8167,"uris":["http://zotero.org/users/7391531/items/DWNUE6SB"],"itemData":{"id":8167,"type":"article-journal","abstract":"Contact networks are playing an increasingly important role in epidemiology. A contact network represents individuals in a host population as nodes and the interactions among them that may lead to the transmission of infection as edges. New avenues for data collection in recent years have afforded us the opportunity to collect individual- and population-scale information to empirically describe the patterns of contact within host populations. Here, we present some of the current challenges in measuring empirical contact networks. We address fundamental questions such as defining contact; measurement of non-trivial contact properties; practical issues of bounding measurement of contact networks in space, time and scope; exploiting proxy information about contacts; dealing with missing data. Finally, we consider the privacy and ethical issues surrounding the collection of contact network data.","container-title":"Epidemics","DOI":"10.1016/j.epidem.2014.08.006","ISSN":"1755-4365","journalAbbreviation":"Epidemics","language":"en","page":"72-77","source":"ScienceDirect","title":"Six challenges in measuring contact networks for use in modelling","volume":"10","author":[{"family":"Eames","given":"K."},{"family":"Bansal","given":"S."},{"family":"Frost","given":"S."},{"family":"Riley","given":"S."}],"issued":{"date-parts":[["2015",3,1]]}}},{"id":937,"uris":["http://zotero.org/users/7391531/items/IRZRNFJ7"],"itemData":{"id":937,"type":"article-journal","container-title":"Biological Reviews","DOI":"10.1111/brv.12236","ISSN":"14647931","issue":"1","note":"publisher: Blackwell Publishing Ltd","page":"389–409","title":"Using contact networks to explore mechanisms of parasite transmission in wildlife","volume":"92","author":[{"family":"White","given":"Lauren A."},{"family":"Forester","given":"James D."},{"family":"Craft","given":"Meggan E."}],"issued":{"date-parts":[["2017",2]]}}}],"schema":"https://github.com/citation-style-language/schema/raw/master/csl-citation.json"}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(e.g., Meyers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2005; Bansal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2007; Eames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2015; White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2017)</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Incorporating networks allows models to capture the heterogeneity of contacts between individuals that can provide more nuanced and reliable estimates of pathogen spread, including in wildlife populations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{"citationID":"1hjbGEhe","properties":{"formattedCitation":"(e.g., Meyers {\\i{}et al.} 2006; Bansal {\\i{}et al.} 2010; Craft {\\i{}et al.} 2011)","plainCitation":"(e.g., Meyers et al. 2006; Bansal et al. 2010; Craft et al. 2011)","noteIndex":0},"citationItems":[{"id":8379,"uris":["http://zotero.org/users/7391531/items/2WSHK2XB"],"itemData":{"id":8379,"type":"article-journal","abstract":"Contact network epidemiology is an approach to modeling the spread of infectious diseases that explicitly considers patterns of person-to-person contacts within a community. Contacts can be asymmetric, with a person more likely to infect one of their contacts than to become infected by that contact. This is true for some sexually transmitted diseases that are more easily caught by women than men during heterosexual encounters; and for severe infectious diseases that cause an average person to seek medical attention and thereby potentially infect health care workers (HCWs) who would not, in turn, have an opportunity to infect that average person. Here we use methods from percolation theory to develop a mathematical framework for predicting disease transmission through semi-directed contact networks in which some contacts are undirected-the probability of transmission is symmetric between individuals-and others are directed-transmission is possible only in one direction. We find that the probability of an epidemic and the expected fraction of a population infected during an epidemic can be different in semi-directed networks, in contrast to the routine assumption that these two quantities are equal. We furthermore demonstrate that these methods more accurately predict the vulnerability of HCWs and the efficacy of various hospital-based containment strategies during outbreaks of severe respiratory diseases.","container-title":"Journal of Theoretical Biology","DOI":"10.1016/j.jtbi.2005.10.004","ISSN":"0022-5193","issue":"3","journalAbbreviation":"J Theor Biol","language":"eng","note":"PMID: 16300796","page":"400-418","source":"PubMed","title":"Predicting epidemics on directed contact networks","volume":"240","author":[{"family":"Meyers","given":"Lauren Ancel"},{"family":"Newman","given":"M. E. J."},{"family":"Pourbohloul","given":"Babak"}],"issued":{"date-parts":[["2006",6,7]]}},"prefix":"e.g., "},{"id":8376,"uris":["http://zotero.org/users/7391531/items/FYM6YZSU"],"itemData":{"id":8376,"type":"article-journal","abstract":"Although contact network models have yielded important insights into infectious disease transmission and control throughout the last decade, researchers have just begun to explore the dynamic nature of contact patterns and their epidemiological significance. Most network models have assumed that contacts are static through time. Developing more realistic models of the social interactions that underlie the spread of infectious diseases thus remains an important challenge for both data gatherers and modelers. In this article, we review some recent data-driven and process-driven approaches that capture the dynamics of human contact, and discuss future challenges for the field.","container-title":"Journal of Biological Dynamics","DOI":"10.1080/17513758.2010.503376","ISSN":"1751-3766","issue":"5","journalAbbreviation":"J Biol Dyn","language":"eng","note":"PMID: 22877143","page":"478-489","source":"PubMed","title":"The dynamic nature of contact networks in infectious disease epidemiology","volume":"4","author":[{"family":"Bansal","given":"Shweta"},{"family":"Read","given":"Jonathan"},{"family":"Pourbohloul","given":"Babak"},{"family":"Meyers","given":"Lauren Ancel"}],"issued":{"date-parts":[["2010",9]]}}},{"id":59,"uris":["http://zotero.org/users/7391531/items/Y68GY9V4"],"itemData":{"id":59,"type":"article-journal","abstract":"Territoriality in animal populations creates spatial structure that is thought to naturally buffer disease invasion. Often, however, territorial populations also include highly mobile, non-residential individuals that potentially serve as disease superspreaders. Using long-term data from the Serengeti Lion Project, we characterize the contact network structure of a territorial wildlife population and address the epidemiological impact of nomadic individuals. As expected, pride contacts are dominated by interactions with neighbouring prides and interspersed by encounters with nomads as they wander throughout the ecosystem. Yet the pride-pride network also includes occasional long-range contacts between prides, making it surprisingly small world and vulnerable to epidemics, even without nomads. While nomads increase both the local and global connectivity of the network, their epidemiological impact is marginal, particularly for diseases with short infectious periods like canine distemper virus. Thus, territoriality in Serengeti lions may be less protective and non-residents less important for disease transmission than previously considered.","container-title":"Journal of the Royal Society Interface","issue":"59","note":"publisher: Boyd Orr Centre for Population and Ecosystem Health, College of Medical, Veterinary and Life Sciences, University of Glasgow, Glasgow, UK. meggan.craft@gmail.com","page":"776–786","title":"Disease transmission in territorial populations: the small-world network of Serengeti lions.","volume":"8","author":[{"family":"Craft","given":"Meggan E"},{"family":"Volz","given":"Erik"},{"family":"Packer","given":"Craig"},{"family":"Meyers","given":"Lauren Ancel"}],"issued":{"date-parts":[["2011"]]}}}],"schema":"https://github.com/citation-style-language/schema/raw/master/csl-citation.json"}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(e.g., Meyers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2006; Bansal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2010; Craft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2011)</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Formulating general rules for how easy-to-calculate network structure properties may promote or restrict pathogen spread can reveal important insights into how host behaviour can mediate epidemic outcomes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{"citationID":"Wxeg7c3z","properties":{"formattedCitation":"(Sah {\\i{}et al.} 2017)","plainCitation":"(Sah et al. 2017)","noteIndex":0},"citationItems":[{"id":8200,"uris":["http://zotero.org/users/7391531/items/JUE6HAV4"],"itemData":{"id":8200,"type":"article-journal","abstract":"Disease risk is a potential cost of group living. Although modular organization is thought to reduce this cost in animal societies, empirical evidence toward this hypothesis has been conflicting. We analyzed empirical social networks from 43 animal species to motivate our study of the epidemiological consequences of modular structure in animal societies. From these empirical studies, we identified the features of interaction patterns associated with network modularity and developed a theoretical network model to investigate when and how subdivisions in social networks influence disease dynamics. Contrary to prior work, we found that disease risk is largely unaffected by modular structure, although social networks beyond a modular threshold experience smaller disease burden and longer disease duration. Our results illustrate that the lowering of disease burden in highly modular social networks is driven by two mechanisms of modular organization: network fragmentation and subgroup cohesion. Highly fragmented social networks with cohesive subgroups are able to structurally trap infections within a few subgroups and also cause a structural delay to the spread of disease outbreaks. Finally, we show that network models incorporating modular structure are necessary only when prior knowledge suggests that interactions within the population are highly subdivided. Otherwise, null networks based on basic knowledge about group size and local contact heterogeneity may be sufficient when data-limited estimates of epidemic consequences are necessary. Overall, our work does not support the hypothesis that modular structure universally mitigates the disease impact of group living.","container-title":"Proceedings of the National Academy of Sciences","DOI":"10.1073/pnas.1613616114","ISSN":"0027-8424, 1091-6490","issue":"16","journalAbbreviation":"PNAS","language":"en","license":"©  . http://www.pnas.org/site/misc/userlicense.xhtml","note":"publisher: National Academy of Sciences\nsection: Biological Sciences\nPMID: 28373567","page":"4165-4170","source":"www.pnas.org","title":"Unraveling the disease consequences and mechanisms of modular structure in animal social networks","volume":"114","author":[{"family":"Sah","given":"Pratha"},{"family":"Leu","given":"Stephan T."},{"family":"Cross","given":"Paul C."},{"family":"Hudson","given":"Peter J."},{"family":"Bansal","given":"Shweta"}],"issued":{"date-parts":[["2017",4,18]]}}}],"schema":"https://github.com/citation-style-language/schema/raw/master/csl-citation.json"}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(Sah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2017)</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and provide practitioners with a proxy for how vulnerable a population is to disease without extensive simulations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{"citationID":"CU0vI1W1","properties":{"formattedCitation":"(Silk {\\i{}et al.} 2017; Sah {\\i{}et al.} 2018)","plainCitation":"(Silk et al. 2017; Sah et al. 2018)","noteIndex":0},"citationItems":[{"id":8381,"uris":["http://zotero.org/users/7391531/items/C6DD4B3C"],"itemData":{"id":8381,"type":"article-journal","abstract":"Contact networks, behavioral interactions, and shared use of space can all have important implications for the spread of disease in animals. Social networks enable the quantification of complex patterns of interactions; therefore, network analysis is becoming increasingly widespread in the study of infectious disease in animals, including wildlife. We present an introductory guide to using social-network-analytical approaches in wildlife disease ecology, epidemiology, and management. We focus on providing detailed practical guidance for the use of basic descriptive network measures by suggesting the research questions to which each technique is best suited and detailing the software available for each. We also discuss how using network approaches can be used beyond the study of social contacts and across a range of spatial and temporal scales. Finally, we integrate these approaches to examine how network analysis can be used to inform the implementation and monitoring of effective disease management strategies.","container-title":"Bioscience","DOI":"10.1093/biosci/biw175","ISSN":"0006-3568","issue":"3","journalAbbreviation":"Bioscience","note":"PMID: 28596616\nPMCID: PMC5384163","page":"245-257","source":"PubMed Central","title":"Using Social Network Measures in Wildlife Disease Ecology, Epidemiology, and Management","volume":"67","author":[{"family":"Silk","given":"Matthew J."},{"family":"Croft","given":"Darren P."},{"family":"Delahay","given":"Richard J."},{"family":"Hodgson","given":"David J."},{"family":"Boots","given":"Mike"},{"family":"Weber","given":"Nicola"},{"family":"McDonald","given":"Robbie A."}],"issued":{"date-parts":[["2017",3,1]]}}},{"id":2593,"uris":["http://zotero.org/users/7391531/items/NPCXLPHV"],"itemData":{"id":2593,"type":"article-journal","container-title":"Journal of Animal Ecology","DOI":"10.1111/1365-2656.12786","ISSN":"00218790","issue":"3","note":"publisher: John Wiley &amp; Sons, Ltd (10.1111)","page":"546–558","title":"Disease implications of animal social network structure: A synthesis across social systems","volume":"87","author":[{"family":"Sah","given":"Pratha"},{"family":"Mann","given":"Janet"},{"family":"Bansal","given":"Shweta"}],"editor":[{"family":"Farine","given":"Damien"}],"issued":{"date-parts":[["2018",5]]}}}],"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(Silk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2017; Sah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2018)</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Further, network structural properties can be incorporated into traditional susceptible–infected–recovered (SIR) models to account for contact heterogeneity when predicting pathogen dynamics across populations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{"citationID":"7Hfd3AaY","properties":{"formattedCitation":"(e.g., Meyers {\\i{}et al.} 2005; Bansal {\\i{}et al.} 2007)","plainCitation":"(e.g., Meyers et al. 2005; Bansal et al. 2007)","noteIndex":0},"citationItems":[{"id":8384,"uris":["http://zotero.org/users/7391531/items/XVSV2WDJ"],"itemData":{"id":8384,"type":"article-journal","abstract":"Many infectious diseases spread through populations via the networks formed by physical contacts among individuals. The patterns of these contacts tend to be highly heterogeneous. Traditional \"compartmental\" modeling in epidemiology, however, assumes that population groups are fully mixed, that is, every individual has an equal chance of spreading the disease to every other. Applications of compartmental models to Severe Acute Respiratory Syndrome (SARS) resulted in estimates of the fundamental quantity called the basic reproductive number R0--the number of new cases of SARS resulting from a single initial case--above one, implying that, without public health intervention, most outbreaks should spark large-scale epidemics. Here we compare these predictions to the early epidemiology of SARS. We apply the methods of contact network epidemiology to illustrate that for a single value of R0, any two outbreaks, even in the same setting, may have very different epidemiological outcomes. We offer quantitative insight into the heterogeneity of SARS outbreaks worldwide, and illustrate the utility of this approach for assessing public health strategies.","container-title":"Journal of Theoretical Biology","DOI":"10.1016/j.jtbi.2004.07.026","ISSN":"0022-5193","issue":"1","journalAbbreviation":"J Theor Biol","language":"eng","note":"PMID: 15498594\nPMCID: PMC7094100","page":"71-81","source":"PubMed","title":"Network theory and SARS: predicting outbreak diversity","title-short":"Network theory and SARS","volume":"232","author":[{"family":"Meyers","given":"Lauren Ancel"},{"family":"Pourbohloul","given":"Babak"},{"family":"Newman","given":"M. E. J."},{"family":"Skowronski","given":"Danuta M."},{"family":"Brunham","given":"Robert C."}],"issued":{"date-parts":[["2005",1,7]]}},"prefix":"e.g., "},{"id":8387,"uris":["http://zotero.org/users/7391531/items/2HUL8459"],"itemData":{"id":8387,"type":"article-journal","abstract":"Heterogeneity in host contact patterns profoundly shapes population-level disease dynamics. Many epidemiological models make simplifying assumptions about the patterns of disease-causing interactions among hosts. In particular, homogeneous-mixing models assume that all hosts have identical rates of disease-causing contacts. In recent years, several network-based approaches have been developed to explicitly model heterogeneity in host contact patterns. Here, we use a network perspective to quantify the extent to which real populations depart from the homogeneous-mixing assumption, in terms of both the underlying network structure and the resulting epidemiological dynamics. We find that human contact patterns are indeed more heterogeneous than assumed by homogeneous-mixing models, but are not as variable as some have speculated. We then evaluate a variety of methodologies for incorporating contact heterogeneity, including network-based models and several modifications to the simple SIR compartmental model. We conclude that the homogeneous-mixing compartmental model is appropriate when host populations are nearly homogeneous, and can be modified effectively for a few classes of non-homogeneous networks. In general, however, network models are more intuitive and accurate for predicting disease spread through heterogeneous host populations.","container-title":"Journal of The Royal Society Interface","DOI":"10.1098/rsif.2007.1100","ISSN":"1742-5689","issue":"16","journalAbbreviation":"J R Soc Interface","language":"eng","note":"PMID: 17640863\nPMCID: PMC2394553","page":"879-891","source":"PubMed","title":"When individual behaviour matters: homogeneous and network models in epidemiology","title-short":"When individual behaviour matters","volume":"4","author":[{"family":"Bansal","given":"Shweta"},{"family":"Grenfell","given":"Bryan T."},{"family":"Meyers","given":"Lauren Ancel"}],"issued":{"date-parts":[["2007",10,22]]}}}],"schema":"https://github.com/citation-style-language/schema/raw/master/csl-citation.json"}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(e.g., Meyers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2005; Bansal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2007)</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w:t>
      </w:r>
    </w:p>
    <w:p w14:paraId="39FB98FE" w14:textId="77777777" w:rsidR="00164936" w:rsidRDefault="00164936">
      <w:pPr>
        <w:spacing w:after="0" w:line="480" w:lineRule="auto"/>
        <w:rPr>
          <w:rFonts w:ascii="Times New Roman" w:eastAsia="Times New Roman" w:hAnsi="Times New Roman" w:cs="Times New Roman"/>
          <w:color w:val="000000"/>
          <w:sz w:val="24"/>
          <w:szCs w:val="24"/>
          <w:lang w:eastAsia="en-AU"/>
        </w:rPr>
      </w:pPr>
    </w:p>
    <w:p w14:paraId="0429262A" w14:textId="76626B36" w:rsidR="00164936" w:rsidRDefault="00DE4A8E">
      <w:pPr>
        <w:spacing w:after="0" w:line="48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However, it remains unclear whether one structural characteristic or a combination of characteristics can reliably predict pathogen dynamics across systems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{"citationID":"LYKjezED","properties":{"formattedCitation":"(Ames {\\i{}et al.} 2011; Sah {\\i{}et al.} 2018)","plainCitation":"(Ames et al. 2011; Sah et al. 2018)","noteIndex":0},"citationItems":[{"id":2593,"uris":["http://zotero.org/users/7391531/items/NPCXLPHV"],"itemData":{"id":2593,"type":"article-journal","container-title":"Journal of Animal Ecology","DOI":"10.1111/1365-2656.12786","ISSN":"00218790","issue":"3","note":"publisher: John Wiley &amp; Sons, Ltd (10.1111)","page":"546–558","title":"Disease implications of animal social network structure: A synthesis across social systems","volume":"87","author":[{"family":"Sah","given":"Pratha"},{"family":"Mann","given":"Janet"},{"family":"Bansal","given":"Shweta"}],"editor":[{"family":"Farine","given":"Damien"}],"issued":{"date-parts":[["2018",5]]}}},{"id":8165,"uris":["http://zotero.org/users/7391531/items/8YRHHEKK"],"itemData":{"id":8165,"type":"article-journal","abstract":"Recent studies have increasingly turned to graph theory to model more realistic contact structures that characterize disease spread. Because of the computational demands of these methods, many researchers have sought to use measures of network structure to modify analytically tractable differential equation models. Several of these studies have focused on the degree distribution of the contact network as the basis for their modifications. We show that although degree distribution is sufficient to predict disease behaviour on very sparse or very dense human contact networks, for intermediate density networks we must include information on clustering and path length to accurately predict disease behaviour. Using these three metrics, we were able to explain more than 98 per cent of the variation in endemic disease levels in our stochastic simulations.","container-title":"Proceedings of the Royal Society B: Biological Sciences","DOI":"10.1098/rspb.2011.0290","issue":"1724","note":"publisher: Royal Society","page":"3544-3550","source":"royalsocietypublishing.org (Atypon)","title":"Using network properties to predict disease dynamics on human contact networks","volume":"278","author":[{"family":"Ames","given":"Gregory M."},{"family":"George","given":"Dylan B."},{"family":"Hampson","given":"Christian P."},{"family":"Kanarek","given":"Andrew R."},{"family":"McBee","given":"Cayla D."},{"family":"Lockwood","given":"Dale R."},{"family":"Achter","given":"Jeffrey D."},{"family":"Webb","given":"Colleen T."}],"issued":{"date-parts":[["2011",12,7]]}}}],"schema":"https://github.com/citation-style-language/schema/raw/master/csl-citation.json"}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(Ames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2011; Sah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2018)</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For example, species that are more social tend to have more clustered or “modular” networks, and this modularity has been found to increase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{"citationID":"06zd0BQE","properties":{"formattedCitation":"(Lentz {\\i{}et al.} 2012)","plainCitation":"(Lentz et al. 2012)","noteIndex":0},"citationItems":[{"id":8173,"uris":["http://zotero.org/users/7391531/items/X4MVW2U3"],"itemData":{"id":8173,"type":"article-journal","abstract":"We consider epidemics in metapopulations on different network topologies. Recent work on epidemics on networks has focused on epidemics of humans. In this work we present a model for epidemics on directed networks, which are found, for example, in the livestock trade. We show that the direction of edges and the modular structure of networks have an impact on the outbreak size and the time of the outbreak peak. In some circumstances, the outbreak size in directed networks can even be larger than in undirected systems. The results presented here could be useful for decision-making processes in directed modular systems.","container-title":"Physical Review. E, Statistical, Nonlinear, and Soft Matter Physics","DOI":"10.1103/PhysRevE.85.066111","ISSN":"1550-2376","issue":"6 Pt 2","journalAbbreviation":"Phys Rev E Stat Nonlin Soft Matter Phys","language":"eng","note":"PMID: 23005166","page":"066111","source":"PubMed","title":"Spread of infectious diseases in directed and modular metapopulation networks","volume":"85","author":[{"family":"Lentz","given":"Hartmut H. K."},{"family":"Selhorst","given":"Thomas"},{"family":"Sokolov","given":"Igor M."}],"issued":{"date-parts":[["2012",6]]}}}],"schema":"https://github.com/citation-style-language/schema/raw/master/csl-citation.json"}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(Lentz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2012)</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reduce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{"citationID":"S5V9welK","properties":{"formattedCitation":"(Salath\\uc0\\u233{} &amp; Jones 2010)","plainCitation":"(Salathé &amp; Jones 2010)","noteIndex":0},"citationItems":[{"id":8170,"uris":["http://zotero.org/users/7391531/items/RQ5D2S6X"],"itemData":{"id":8170,"type":"article-journal","abstract":"The dynamics of infectious diseases spread via direct person-to-person transmission (such as influenza, smallpox, HIV/AIDS, etc.) depends on the underlying host contact network. Human contact networks exhibit strong community structure. Understanding how such community structure affects epidemics may provide insights for preventing the spread of disease between communities by changing the structure of the contact network through pharmaceutical or non-pharmaceutical interventions. We use empirical and simulated networks to investigate the spread of disease in networks with community structure. We find that community structure has a major impact on disease dynamics, and we show that in networks with strong community structure, immunization interventions targeted at individuals bridging communities are more effective than those simply targeting highly connected individuals. Because the structure of relevant contact networks is generally not known, and vaccine supply is often limited, there is great need for efficient vaccination algorithms that do not require full knowledge of the network. We developed an algorithm that acts only on locally available network information and is able to quickly identify targets for successful immunization intervention. The algorithm generally outperforms existing algorithms when vaccine supply is limited, particularly in networks with strong community structure. Understanding the spread of infectious diseases and designing optimal control strategies is a major goal of public health. Social networks show marked patterns of community structure, and our results, based on empirical and simulated data, demonstrate that community structure strongly affects disease dynamics. These results have implications for the design of control strategies.","container-title":"PLOS Computational Biology","DOI":"10.1371/journal.pcbi.1000736","ISSN":"1553-7358","issue":"4","journalAbbreviation":"PLOS Computational Biology","language":"en","note":"publisher: Public Library of Science","page":"e1000736","source":"PLoS Journals","title":"Dynamics and Control of Diseases in Networks with Community Structure","volume":"6","author":[{"family":"Salathé","given":"Marcel"},{"family":"Jones","given":"James H."}],"issued":{"date-parts":[["2010",4,8]]}}}],"schema":"https://github.com/citation-style-language/schema/raw/master/csl-citation.json"}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w:t>
      </w:r>
      <w:proofErr w:type="spellStart"/>
      <w:r w:rsidR="00742913" w:rsidRPr="00742913">
        <w:rPr>
          <w:rFonts w:ascii="Times New Roman" w:hAnsi="Times New Roman" w:cs="Times New Roman"/>
          <w:sz w:val="24"/>
          <w:szCs w:val="24"/>
        </w:rPr>
        <w:t>Salathé</w:t>
      </w:r>
      <w:proofErr w:type="spellEnd"/>
      <w:r w:rsidR="00742913" w:rsidRPr="00742913">
        <w:rPr>
          <w:rFonts w:ascii="Times New Roman" w:hAnsi="Times New Roman" w:cs="Times New Roman"/>
          <w:sz w:val="24"/>
          <w:szCs w:val="24"/>
        </w:rPr>
        <w:t xml:space="preserve"> &amp; Jones 2010)</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or have little effect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{"citationID":"0Az8mIXU","properties":{"formattedCitation":"(Sah {\\i{}et al.} 2018)","plainCitation":"(Sah et al. 2018)","noteIndex":0},"citationItems":[{"id":2593,"uris":["http://zotero.org/users/7391531/items/NPCXLPHV"],"itemData":{"id":2593,"type":"article-journal","container-title":"Journal of Animal Ecology","DOI":"10.1111/1365-2656.12786","ISSN":"00218790","issue":"3","note":"publisher: John Wiley &amp; Sons, Ltd (10.1111)","page":"546–558","title":"Disease implications of animal social network structure: A synthesis across social systems","volume":"87","author":[{"family":"Sah","given":"Pratha"},{"family":"Mann","given":"Janet"},{"family":"Bansal","given":"Shweta"}],"editor":[{"family":"Farine","given":"Damien"}],"issued":{"date-parts":[["2018",5]]}}}],"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(Sah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2018)</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on outbreak size across different biological systems.  The average number of contacts between hosts can be identical across networks and yet still result in substantially different outbreak patterns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{"citationID":"J9w9i5II","properties":{"formattedCitation":"(Ames {\\i{}et al.} 2011)","plainCitation":"(Ames et al. 2011)","noteIndex":0},"citationItems":[{"id":8165,"uris":["http://zotero.org/users/7391531/items/8YRHHEKK"],"itemData":{"id":8165,"type":"article-journal","abstract":"Recent studies have increasingly turned to graph theory to model more realistic contact structures that characterize disease spread. Because of the computational demands of these methods, many researchers have sought to use measures of network structure to modify analytically tractable differential equation models. Several of these studies have focused on the degree distribution of the contact network as the basis for their modifications. We show that although degree distribution is sufficient to predict disease behaviour on very sparse or very dense human contact networks, for intermediate density networks we must include information on clustering and path length to accurately predict disease behaviour. Using these three metrics, we were able to explain more than 98 per cent of the variation in endemic disease levels in our stochastic simulations.","container-title":"Proceedings of the Royal Society B: Biological Sciences","DOI":"10.1098/rspb.2011.0290","issue":"1724","note":"publisher: Royal Society","page":"3544-3550","source":"royalsocietypublishing.org (Atypon)","title":"Using network properties to predict disease dynamics on human contact networks","volume":"278","author":[{"family":"Ames","given":"Gregory M."},{"family":"George","given":"Dylan B."},{"family":"Hampson","given":"Christian P."},{"family":"Kanarek","given":"Andrew R."},{"family":"McBee","given":"Cayla D."},{"family":"Lockwood","given":"Dale R."},{"family":"Achter","given":"Jeffrey D."},{"family":"Webb","given":"Colleen T."}],"issued":{"date-parts":[["2011",12,7]]}}}],"schema":"https://github.com/citation-style-language/schema/raw/master/csl-citation.json"}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(Ames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2011)</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Even the apparent size of the network, often constrained by  limitations of sampling, </w:t>
      </w:r>
      <w:r>
        <w:rPr>
          <w:rFonts w:ascii="Times New Roman" w:eastAsia="Times New Roman" w:hAnsi="Times New Roman" w:cs="Times New Roman"/>
          <w:color w:val="000000"/>
          <w:sz w:val="24"/>
          <w:szCs w:val="24"/>
          <w:lang w:eastAsia="en-AU"/>
        </w:rPr>
        <w:lastRenderedPageBreak/>
        <w:t xml:space="preserve">can impact estimates of pathogen spread, particularly in wildlife populations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{"citationID":"aA9KabLq","properties":{"formattedCitation":"(McCabe &amp; Nunn 2018)","plainCitation":"(McCabe &amp; Nunn 2018)","noteIndex":0},"citationItems":[{"id":8178,"uris":["http://zotero.org/users/7391531/items/A4VC9A7R"],"itemData":{"id":8178,"type":"article-journal","abstract":"The transmission of infectious disease through a population is often modeled assuming that interactions occur randomly in groups, with all individuals potentially interacting with all other individuals at an equal rate. However, it is well known that pairs of individuals vary in their degree of contact. Here, we propose a measure to account for such heterogeneity: effective network size (ENS), which refers to the size of a maximally complete network (i.e., unstructured, where all individuals interact with all others equally) that corresponds to the outbreak characteristics of a given heterogeneous, structured network. We simulated susceptible-infected (SI) and susceptible-infected-recovered (SIR) models on maximally complete networks to produce idealized outbreak duration distributions for a disease on a network of a given size. We also simulated the transmission of these same diseases on random structured networks and then used the resulting outbreak duration distributions to predict the ENS for the group or population. We provide the methods to reproduce these analyses in a public R package, “enss.” Outbreak durations of simulations on randomly structured networks were more variable than those on complete networks, but tended to have similar mean durations of disease spread. We then applied our novel metric to empirical primate networks taken from the literature and compared the information represented by our ENSs to that by other established social network metrics. In AICc model comparison frameworks, group size and mean distance proved to be the metrics most consistently associated with ENS for SI simulations, while group size, centralization, and modularity were most consistently associated with ENS for SIR simulations. In all cases, ENS was shown to be associated with at least two other independent metrics, supporting its use as a novel metric. Overall, our study provides a proof of concept for simulation-based approaches toward constructing metrics of ENS, while also revealing the conditions under which this approach is most promising.","container-title":"Frontiers in Veterinary Science","ISSN":"2297-1769","source":"Frontiers","title":"Effective network size predicted from simulations of pathogen outbreaks through social networks provides a novel measure of structure-standardized group size","URL":"https://www.frontiersin.org/article/10.3389/fvets.2018.00071","volume":"5","author":[{"family":"McCabe","given":"Collin M."},{"family":"Nunn","given":"Charles L."}],"accessed":{"date-parts":[["2022",2,22]]},"issued":{"date-parts":[["2018"]]}}}],"schema":"https://github.com/citation-style-language/schema/raw/master/csl-citation.json"}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rPr>
        <w:t>(McCabe &amp; Nunn 2018)</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As network characteristics, such as network size and modularity, are often correlated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{"citationID":"Hqvh99T0","properties":{"formattedCitation":"(Newman 2006; Silk {\\i{}et al.} 2017)","plainCitation":"(Newman 2006; Silk et al. 2017)","noteIndex":0},"citationItems":[{"id":1029,"uris":["http://zotero.org/users/7391531/items/G5FG3GIF"],"itemData":{"id":1029,"type":"article-journal","abstract":"A number of recent studies have focused on the statistical properties of networked systems such as social networks and the Worldwide Web. Researchers have concentrated particularly on a few properties that seem to be common to many networks: the small-world property, power-law degree distributions, and network transitivity. In this article, we highlight another property that is found in many networks, the property of community structure, in which network nodes are joined together in tightly knit groups, between which there are only looser connections. We propose a method for detecting such communities, built around the idea of using centrality indices to find community boundaries. We test our method on computer-generated and real-world graphs whose community structure is already known and find that the method detects this known structure with high sensitivity and reliability. We also apply the method to two networks whose community structure is not well known–a collaboration network and a food web–and find that it detects significant and informative community divisions in both cases.","container-title":"Proceedings of the National Academy of Sciences of the United States of America","DOI":"10.1073/pnas.122653799","ISSN":"0027-8424","issue":"12","note":"publisher: National Academy of Sciences\nPMID: 12060727","page":"7821–6","title":"Community structure in social and biological networks.","volume":"99","author":[{"family":"Newman","given":"M E J"}],"issued":{"date-parts":[["2006",6]]}}},{"id":8381,"uris":["http://zotero.org/users/7391531/items/C6DD4B3C"],"itemData":{"id":8381,"type":"article-journal","abstract":"Contact networks, behavioral interactions, and shared use of space can all have important implications for the spread of disease in animals. Social networks enable the quantification of complex patterns of interactions; therefore, network analysis is becoming increasingly widespread in the study of infectious disease in animals, including wildlife. We present an introductory guide to using social-network-analytical approaches in wildlife disease ecology, epidemiology, and management. We focus on providing detailed practical guidance for the use of basic descriptive network measures by suggesting the research questions to which each technique is best suited and detailing the software available for each. We also discuss how using network approaches can be used beyond the study of social contacts and across a range of spatial and temporal scales. Finally, we integrate these approaches to examine how network analysis can be used to inform the implementation and monitoring of effective disease management strategies.","container-title":"Bioscience","DOI":"10.1093/biosci/biw175","ISSN":"0006-3568","issue":"3","journalAbbreviation":"Bioscience","note":"PMID: 28596616\nPMCID: PMC5384163","page":"245-257","source":"PubMed Central","title":"Using Social Network Measures in Wildlife Disease Ecology, Epidemiology, and Management","volume":"67","author":[{"family":"Silk","given":"Matthew J."},{"family":"Croft","given":"Darren P."},{"family":"Delahay","given":"Richard J."},{"family":"Hodgson","given":"David J."},{"family":"Boots","given":"Mike"},{"family":"Weber","given":"Nicola"},{"family":"McDonald","given":"Robbie A."}],"issued":{"date-parts":[["2017",3,1]]}}}],"schema":"https://github.com/citation-style-language/schema/raw/master/csl-citation.json"}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(Newman 2006; Silk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2017)</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and can have complex impacts on spread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{"citationID":"HLGS3yP8","properties":{"formattedCitation":"(Sah {\\i{}et al.} 2017; McCabe &amp; Nunn 2018; Porter 2020)","plainCitation":"(Sah et al. 2017; McCabe &amp; Nunn 2018; Porter 2020)","noteIndex":0},"citationItems":[{"id":8178,"uris":["http://zotero.org/users/7391531/items/A4VC9A7R"],"itemData":{"id":8178,"type":"article-journal","abstract":"The transmission of infectious disease through a population is often modeled assuming that interactions occur randomly in groups, with all individuals potentially interacting with all other individuals at an equal rate. However, it is well known that pairs of individuals vary in their degree of contact. Here, we propose a measure to account for such heterogeneity: effective network size (ENS), which refers to the size of a maximally complete network (i.e., unstructured, where all individuals interact with all others equally) that corresponds to the outbreak characteristics of a given heterogeneous, structured network. We simulated susceptible-infected (SI) and susceptible-infected-recovered (SIR) models on maximally complete networks to produce idealized outbreak duration distributions for a disease on a network of a given size. We also simulated the transmission of these same diseases on random structured networks and then used the resulting outbreak duration distributions to predict the ENS for the group or population. We provide the methods to reproduce these analyses in a public R package, “enss.” Outbreak durations of simulations on randomly structured networks were more variable than those on complete networks, but tended to have similar mean durations of disease spread. We then applied our novel metric to empirical primate networks taken from the literature and compared the information represented by our ENSs to that by other established social network metrics. In AICc model comparison frameworks, group size and mean distance proved to be the metrics most consistently associated with ENS for SI simulations, while group size, centralization, and modularity were most consistently associated with ENS for SIR simulations. In all cases, ENS was shown to be associated with at least two other independent metrics, supporting its use as a novel metric. Overall, our study provides a proof of concept for simulation-based approaches toward constructing metrics of ENS, while also revealing the conditions under which this approach is most promising.","container-title":"Frontiers in Veterinary Science","ISSN":"2297-1769","source":"Frontiers","title":"Effective network size predicted from simulations of pathogen outbreaks through social networks provides a novel measure of structure-standardized group size","URL":"https://www.frontiersin.org/article/10.3389/fvets.2018.00071","volume":"5","author":[{"family":"McCabe","given":"Collin M."},{"family":"Nunn","given":"Charles L."}],"accessed":{"date-parts":[["2022",2,22]]},"issued":{"date-parts":[["2018"]]}}},{"id":8175,"uris":["http://zotero.org/users/7391531/items/CNX9AP3K"],"itemData":{"id":8175,"type":"article-journal","abstract":"I briefly survey several fascinating topics in networks and nonlinearity. I highlight a few methods and ideas, including several of personal interest, that I anticipate to be especially important during the next several years. These topics include temporal networks (in which a network’s entities and/or their interactions change in time), stochastic and deterministic dynamical processes on networks, adaptive networks (in which a dynamical process on a network is coupled to dynamics of network structure), and network structure and dynamics that include “higher-order” interactions (which involve three or more entities in a network). I draw examples from a variety of scenarios, including contagion dynamics, opinion models, waves, and coupled oscillators.","container-title":"Emerging Frontiers in Nonlinear Science","DOI":"10.1007/978-3-030-44992-6_6","journalAbbreviation":"Emerging Frontiers in Nonlinear Science","note":"PMID: null\nPMCID: PMC7258850","page":"131-159","source":"PubMed Central","title":"Nonlinearity + Networks: A 2020 Vision","title-short":"Nonlinearity + Networks","volume":"32","author":[{"family":"Porter","given":"Mason A."}],"issued":{"date-parts":[["2020",5,30]]}}},{"id":8200,"uris":["http://zotero.org/users/7391531/items/JUE6HAV4"],"itemData":{"id":8200,"type":"article-journal","abstract":"Disease risk is a potential cost of group living. Although modular organization is thought to reduce this cost in animal societies, empirical evidence toward this hypothesis has been conflicting. We analyzed empirical social networks from 43 animal species to motivate our study of the epidemiological consequences of modular structure in animal societies. From these empirical studies, we identified the features of interaction patterns associated with network modularity and developed a theoretical network model to investigate when and how subdivisions in social networks influence disease dynamics. Contrary to prior work, we found that disease risk is largely unaffected by modular structure, although social networks beyond a modular threshold experience smaller disease burden and longer disease duration. Our results illustrate that the lowering of disease burden in highly modular social networks is driven by two mechanisms of modular organization: network fragmentation and subgroup cohesion. Highly fragmented social networks with cohesive subgroups are able to structurally trap infections within a few subgroups and also cause a structural delay to the spread of disease outbreaks. Finally, we show that network models incorporating modular structure are necessary only when prior knowledge suggests that interactions within the population are highly subdivided. Otherwise, null networks based on basic knowledge about group size and local contact heterogeneity may be sufficient when data-limited estimates of epidemic consequences are necessary. Overall, our work does not support the hypothesis that modular structure universally mitigates the disease impact of group living.","container-title":"Proceedings of the National Academy of Sciences","DOI":"10.1073/pnas.1613616114","ISSN":"0027-8424, 1091-6490","issue":"16","journalAbbreviation":"PNAS","language":"en","license":"©  . http://www.pnas.org/site/misc/userlicense.xhtml","note":"publisher: National Academy of Sciences\nsection: Biological Sciences\nPMID: 28373567","page":"4165-4170","source":"www.pnas.org","title":"Unraveling the disease consequences and mechanisms of modular structure in animal social networks","volume":"114","author":[{"family":"Sah","given":"Pratha"},{"family":"Leu","given":"Stephan T."},{"family":"Cross","given":"Paul C."},{"family":"Hudson","given":"Peter J."},{"family":"Bansal","given":"Shweta"}],"issued":{"date-parts":[["2017",4,18]]}}}],"schema":"https://github.com/citation-style-language/schema/raw/master/csl-citation.json"}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(Sah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2017; McCabe &amp; Nunn 2018; Porter 2020)</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determining network characteristics that promote outbreaks</w:t>
      </w:r>
      <w:r w:rsidR="00E23032">
        <w:rPr>
          <w:rFonts w:ascii="Times New Roman" w:eastAsia="Times New Roman" w:hAnsi="Times New Roman" w:cs="Times New Roman"/>
          <w:color w:val="000000"/>
          <w:sz w:val="24"/>
          <w:szCs w:val="24"/>
          <w:lang w:eastAsia="en-AU"/>
        </w:rPr>
        <w:t xml:space="preserve"> </w:t>
      </w:r>
      <w:r>
        <w:rPr>
          <w:rFonts w:ascii="Times New Roman" w:eastAsia="Times New Roman" w:hAnsi="Times New Roman" w:cs="Times New Roman"/>
          <w:color w:val="000000"/>
          <w:sz w:val="24"/>
          <w:szCs w:val="24"/>
          <w:lang w:eastAsia="en-AU"/>
        </w:rPr>
        <w:t xml:space="preserve">remains a fundamental question in infectious disease biology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{"citationID":"yWfKDIdJ","properties":{"formattedCitation":"(Sah {\\i{}et al.} 2018)","plainCitation":"(Sah et al. 2018)","noteIndex":0},"citationItems":[{"id":2593,"uris":["http://zotero.org/users/7391531/items/NPCXLPHV"],"itemData":{"id":2593,"type":"article-journal","container-title":"Journal of Animal Ecology","DOI":"10.1111/1365-2656.12786","ISSN":"00218790","issue":"3","note":"publisher: John Wiley &amp; Sons, Ltd (10.1111)","page":"546–558","title":"Disease implications of animal social network structure: A synthesis across social systems","volume":"87","author":[{"family":"Sah","given":"Pratha"},{"family":"Mann","given":"Janet"},{"family":"Bansal","given":"Shweta"}],"editor":[{"family":"Farine","given":"Damien"}],"issued":{"date-parts":[["2018",5]]}}}],"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(Sah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2018)</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w:t>
      </w:r>
    </w:p>
    <w:p w14:paraId="39A9BD39" w14:textId="77777777" w:rsidR="00164936" w:rsidRDefault="00164936">
      <w:pPr>
        <w:spacing w:after="0" w:line="480" w:lineRule="auto"/>
        <w:rPr>
          <w:rFonts w:ascii="Times New Roman" w:eastAsia="Times New Roman" w:hAnsi="Times New Roman" w:cs="Times New Roman"/>
          <w:color w:val="000000"/>
          <w:sz w:val="24"/>
          <w:szCs w:val="24"/>
          <w:lang w:eastAsia="en-AU"/>
        </w:rPr>
      </w:pPr>
    </w:p>
    <w:p w14:paraId="3FCD14BD" w14:textId="6790433A" w:rsidR="00164936" w:rsidRDefault="00DE4A8E">
      <w:pPr>
        <w:spacing w:after="0" w:line="480" w:lineRule="auto"/>
        <w:rPr>
          <w:rFonts w:ascii="Times New Roman" w:hAnsi="Times New Roman" w:cs="Times New Roman"/>
          <w:color w:val="202124"/>
          <w:sz w:val="24"/>
          <w:szCs w:val="24"/>
          <w:shd w:val="clear" w:color="auto" w:fill="FFFFFF"/>
        </w:rPr>
      </w:pPr>
      <w:r>
        <w:rPr>
          <w:rFonts w:ascii="Times New Roman" w:eastAsia="Times New Roman" w:hAnsi="Times New Roman" w:cs="Times New Roman"/>
          <w:color w:val="000000"/>
          <w:sz w:val="24"/>
          <w:szCs w:val="24"/>
          <w:lang w:eastAsia="en-AU"/>
        </w:rPr>
        <w:t xml:space="preserve">Searching for general relationships between network structure and pathogen spread in animal populations is further challenged, as the relationship is also affected by pathogen traits, such as infectiousness and recovery rate. For example, modularity appears to make no difference to disease outcomes for highly infectious pathogens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{"citationID":"55Sm7Olx","properties":{"formattedCitation":"(Sah {\\i{}et al.} 2017)","plainCitation":"(Sah et al. 2017)","noteIndex":0},"citationItems":[{"id":8200,"uris":["http://zotero.org/users/7391531/items/JUE6HAV4"],"itemData":{"id":8200,"type":"article-journal","abstract":"Disease risk is a potential cost of group living. Although modular organization is thought to reduce this cost in animal societies, empirical evidence toward this hypothesis has been conflicting. We analyzed empirical social networks from 43 animal species to motivate our study of the epidemiological consequences of modular structure in animal societies. From these empirical studies, we identified the features of interaction patterns associated with network modularity and developed a theoretical network model to investigate when and how subdivisions in social networks influence disease dynamics. Contrary to prior work, we found that disease risk is largely unaffected by modular structure, although social networks beyond a modular threshold experience smaller disease burden and longer disease duration. Our results illustrate that the lowering of disease burden in highly modular social networks is driven by two mechanisms of modular organization: network fragmentation and subgroup cohesion. Highly fragmented social networks with cohesive subgroups are able to structurally trap infections within a few subgroups and also cause a structural delay to the spread of disease outbreaks. Finally, we show that network models incorporating modular structure are necessary only when prior knowledge suggests that interactions within the population are highly subdivided. Otherwise, null networks based on basic knowledge about group size and local contact heterogeneity may be sufficient when data-limited estimates of epidemic consequences are necessary. Overall, our work does not support the hypothesis that modular structure universally mitigates the disease impact of group living.","container-title":"Proceedings of the National Academy of Sciences","DOI":"10.1073/pnas.1613616114","ISSN":"0027-8424, 1091-6490","issue":"16","journalAbbreviation":"PNAS","language":"en","license":"©  . http://www.pnas.org/site/misc/userlicense.xhtml","note":"publisher: National Academy of Sciences\nsection: Biological Sciences\nPMID: 28373567","page":"4165-4170","source":"www.pnas.org","title":"Unraveling the disease consequences and mechanisms of modular structure in animal social networks","volume":"114","author":[{"family":"Sah","given":"Pratha"},{"family":"Leu","given":"Stephan T."},{"family":"Cross","given":"Paul C."},{"family":"Hudson","given":"Peter J."},{"family":"Bansal","given":"Shweta"}],"issued":{"date-parts":[["2017",4,18]]}}}],"schema":"https://github.com/citation-style-language/schema/raw/master/csl-citation.json"}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(Sah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2017)</w:t>
      </w:r>
      <w:r>
        <w:rPr>
          <w:rFonts w:ascii="Times New Roman" w:eastAsia="Times New Roman" w:hAnsi="Times New Roman" w:cs="Times New Roman"/>
          <w:color w:val="000000"/>
          <w:sz w:val="24"/>
          <w:szCs w:val="24"/>
          <w:lang w:eastAsia="en-AU"/>
        </w:rPr>
        <w:fldChar w:fldCharType="end"/>
      </w:r>
      <w:r>
        <w:rPr>
          <w:rFonts w:ascii="Times New Roman" w:hAnsi="Times New Roman" w:cs="Times New Roman"/>
          <w:color w:val="202124"/>
          <w:sz w:val="24"/>
          <w:szCs w:val="24"/>
          <w:shd w:val="clear" w:color="auto" w:fill="FFFFFF"/>
        </w:rPr>
        <w:t xml:space="preserve">. Diseases with long recovery rates can increase outbreak size across networks as well </w:t>
      </w:r>
      <w:r>
        <w:fldChar w:fldCharType="begin"/>
      </w:r>
      <w:r w:rsidR="00742913">
        <w:rPr>
          <w:rFonts w:ascii="Times New Roman" w:hAnsi="Times New Roman" w:cs="Times New Roman"/>
          <w:color w:val="202124"/>
          <w:sz w:val="24"/>
          <w:szCs w:val="24"/>
          <w:shd w:val="clear" w:color="auto" w:fill="FFFFFF"/>
        </w:rPr>
        <w:instrText xml:space="preserve"> ADDIN ZOTERO_ITEM CSL_CITATION {"citationID":"IEeAtIwz","properties":{"formattedCitation":"(Shu {\\i{}et al.} 2016)","plainCitation":"(Shu et al. 2016)","noteIndex":0},"citationItems":[{"id":8206,"uris":["http://zotero.org/users/7391531/items/2IVBI6J9"],"itemData":{"id":8206,"type":"article-journal","abstract":"Accurate identification of effective epidemic threshold is essential for understanding\nepidemic dynamics on complex networks. In this paper, we systematically study how the\nrecovery rate affects the susceptible-infected-removed spreading dynamics on complex\nnetworks, where synchronous and asynchronous updating processes are taken into account. We\nderive the theoretical effective epidemic threshold and final outbreak size based on the\nedge-based compartmental theory. To validate the proposed theoretical predictions,\nextensive numerical experiments are implemented by using asynchronous and synchronous\nupdating methods. When asynchronous updating method is used in simulations, recovery rate\ndoes not affect the final state of spreading dynamics. But with synchronous updating, we\nfind that the effective epidemic threshold decreases with recovery rate, and final\noutbreak size increases with recovery rate. A good agreement between the theoretical\npredictions and the numerical results are observed on both synthetic and real-world\nnetworks. Our results extend the existing theoretical studies and help us to understand\nthe phase transition with arbitrary recovery rate.","container-title":"Chaos","DOI":"10.1063/1.4953661","ISSN":"1054-1500","issue":"6","journalAbbreviation":"Chaos","note":"PMID: 27368773\nPMCID: PMC7112458","page":"063108","source":"PubMed Central","title":"Recovery rate affects the effective epidemic threshold with synchronous updating","volume":"26","author":[{"family":"Shu","given":"Panpan"},{"family":"Wang","given":"Wei"},{"family":"Tang","given":"Ming"},{"family":"Zhao","given":"Pengcheng"},{"family":"Zhang","given":"Yi-Cheng"}],"issued":{"date-parts":[["2016",6]]}}}],"schema":"https://github.com/citation-style-language/schema/raw/master/csl-citation.json"} </w:instrText>
      </w:r>
      <w:r>
        <w:rPr>
          <w:rFonts w:ascii="Times New Roman" w:hAnsi="Times New Roman" w:cs="Times New Roman"/>
          <w:color w:val="202124"/>
          <w:sz w:val="24"/>
          <w:szCs w:val="24"/>
          <w:shd w:val="clear" w:color="auto" w:fill="FFFFFF"/>
        </w:rPr>
        <w:fldChar w:fldCharType="separate"/>
      </w:r>
      <w:r w:rsidR="00742913" w:rsidRPr="00742913">
        <w:rPr>
          <w:rFonts w:ascii="Times New Roman" w:hAnsi="Times New Roman" w:cs="Times New Roman"/>
          <w:sz w:val="24"/>
          <w:szCs w:val="24"/>
        </w:rPr>
        <w:t xml:space="preserve">(Shu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2016)</w:t>
      </w:r>
      <w:r>
        <w:rPr>
          <w:rFonts w:ascii="Times New Roman" w:hAnsi="Times New Roman" w:cs="Times New Roman"/>
          <w:color w:val="202124"/>
          <w:sz w:val="24"/>
          <w:szCs w:val="24"/>
          <w:shd w:val="clear" w:color="auto" w:fill="FFFFFF"/>
        </w:rPr>
        <w:fldChar w:fldCharType="end"/>
      </w:r>
      <w:r>
        <w:rPr>
          <w:rFonts w:ascii="Times New Roman" w:hAnsi="Times New Roman" w:cs="Times New Roman"/>
          <w:color w:val="202124"/>
          <w:sz w:val="24"/>
          <w:szCs w:val="24"/>
          <w:shd w:val="clear" w:color="auto" w:fill="FFFFFF"/>
        </w:rPr>
        <w:t>. Given that we rarely have reliable estimates of pathogen traits in wild populations (e.g., for different probabilities of infection per contact, or recovery rates), any predictive model of the relationship between spread and network structure would ideally be generalizable across pathogens.</w:t>
      </w:r>
    </w:p>
    <w:p w14:paraId="39A1791E" w14:textId="77777777" w:rsidR="00164936" w:rsidRDefault="00164936">
      <w:pPr>
        <w:spacing w:after="0" w:line="480" w:lineRule="auto"/>
        <w:rPr>
          <w:rFonts w:ascii="Times New Roman" w:eastAsia="Times New Roman" w:hAnsi="Times New Roman" w:cs="Times New Roman"/>
          <w:color w:val="000000"/>
          <w:sz w:val="24"/>
          <w:szCs w:val="24"/>
          <w:lang w:eastAsia="en-AU"/>
        </w:rPr>
      </w:pPr>
    </w:p>
    <w:p w14:paraId="02B0414E" w14:textId="758D7094" w:rsidR="00164936" w:rsidRDefault="00DE4A8E">
      <w:pPr>
        <w:spacing w:after="0" w:line="48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Advances in spectral graph theory offer an additional set of measures based on the </w:t>
      </w:r>
      <w:r w:rsidRPr="007B56F8">
        <w:rPr>
          <w:rFonts w:ascii="Times New Roman" w:eastAsia="Times New Roman" w:hAnsi="Times New Roman" w:cs="Times New Roman"/>
          <w:b/>
          <w:bCs/>
          <w:color w:val="000000"/>
          <w:sz w:val="24"/>
          <w:szCs w:val="24"/>
          <w:lang w:eastAsia="en-AU"/>
        </w:rPr>
        <w:t>spectrum</w:t>
      </w:r>
      <w:r>
        <w:rPr>
          <w:rFonts w:ascii="Times New Roman" w:eastAsia="Times New Roman" w:hAnsi="Times New Roman" w:cs="Times New Roman"/>
          <w:color w:val="000000"/>
          <w:sz w:val="24"/>
          <w:szCs w:val="24"/>
          <w:lang w:eastAsia="en-AU"/>
        </w:rPr>
        <w:t xml:space="preserve"> of a network rather than average node or edge level attributes. A graph spectrum is the set of </w:t>
      </w:r>
      <w:r>
        <w:rPr>
          <w:rFonts w:ascii="Times New Roman" w:eastAsia="Times New Roman" w:hAnsi="Times New Roman" w:cs="Times New Roman"/>
          <w:b/>
          <w:bCs/>
          <w:color w:val="000000"/>
          <w:sz w:val="24"/>
          <w:szCs w:val="24"/>
          <w:lang w:eastAsia="en-AU"/>
        </w:rPr>
        <w:t>eigenvalues</w:t>
      </w:r>
      <w:r>
        <w:rPr>
          <w:rFonts w:ascii="Times New Roman" w:eastAsia="Times New Roman" w:hAnsi="Times New Roman" w:cs="Times New Roman"/>
          <w:color w:val="000000"/>
          <w:sz w:val="24"/>
          <w:szCs w:val="24"/>
          <w:lang w:eastAsia="en-AU"/>
        </w:rPr>
        <w:t xml:space="preserve"> (often denoted with a Greek lambda λ) of a matrix representation of a network (see Text Box 1 for further definitions for terminology in bold). Theoretical studies have shown relationships between particular eigenvalues and connectivity across networks are independent of pathogen propagation models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{"citationID":"vr3ME379","properties":{"formattedCitation":"(Prakash {\\i{}et al.} 2010)","plainCitation":"(Prakash et al. 2010)","noteIndex":0},"citationItems":[{"id":8192,"uris":["http://zotero.org/users/7391531/items/YCFTWUCE"],"itemData":{"id":8192,"type":"article-journal","abstract":"For a given, arbitrary graph, what is the epidemic threshold? That is, under what conditions will a virus result in an epidemic? We provide the super-model theorem, which generalizes older results in two important, orthogonal dimensions. The theorem shows that (a) for a wide range of virus propagation models (VPM) that include all virus propagation models in standard literature (say, [8][5]), and (b) for any contact graph, the answer always depends on the first eigenvalue of the connectivity matrix. We give the proof of the theorem, arithmetic examples for popular VPMs, like flu (SIS), mumps (SIR), SIRS and more. We also show the implications of our discovery: easy (although sometimes counter-intuitive) answers to `what-if' questions; easier design and evaluation of immunization policies, and significantly faster agent-based simulations.","container-title":"arXiv:1004.0060 [cond-mat, physics:physics, q-bio]","note":"arXiv: 1004.0060","source":"arXiv.org","title":"Got the Flu (or Mumps)? Check the Eigenvalue!","title-short":"Got the Flu (or Mumps)?","URL":"http://arxiv.org/abs/1004.0060","author":[{"family":"Prakash","given":"B. Aditya"},{"family":"Chakrabarti","given":"Deepayan"},{"family":"Faloutsos","given":"Michalis"},{"family":"Valler","given":"Nicholas"},{"family":"Faloutsos","given":"Christos"}],"accessed":{"date-parts":[["2022",2,24]]},"issued":{"date-parts":[["2010",4,1]]}}}],"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(Prakash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2010)</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For example, networks with a high </w:t>
      </w:r>
      <w:r>
        <w:rPr>
          <w:rFonts w:ascii="Times New Roman" w:eastAsia="Times New Roman" w:hAnsi="Times New Roman" w:cs="Times New Roman"/>
          <w:b/>
          <w:bCs/>
          <w:color w:val="000000"/>
          <w:sz w:val="24"/>
          <w:szCs w:val="24"/>
          <w:lang w:eastAsia="en-AU"/>
        </w:rPr>
        <w:t xml:space="preserve">Fiedler value </w:t>
      </w:r>
      <w:r>
        <w:rPr>
          <w:rFonts w:ascii="Times New Roman" w:eastAsia="Times New Roman" w:hAnsi="Times New Roman" w:cs="Times New Roman"/>
          <w:color w:val="000000"/>
          <w:sz w:val="24"/>
          <w:szCs w:val="24"/>
          <w:lang w:eastAsia="en-AU"/>
        </w:rPr>
        <w:t xml:space="preserve">(the second smallest eigenvalue of the network’s </w:t>
      </w:r>
      <w:r>
        <w:rPr>
          <w:rFonts w:ascii="Times New Roman" w:eastAsia="Times New Roman" w:hAnsi="Times New Roman" w:cs="Times New Roman"/>
          <w:b/>
          <w:bCs/>
          <w:color w:val="000000"/>
          <w:sz w:val="24"/>
          <w:szCs w:val="24"/>
          <w:lang w:eastAsia="en-AU"/>
        </w:rPr>
        <w:t>Laplacian matrix</w:t>
      </w:r>
      <w:r>
        <w:rPr>
          <w:rFonts w:ascii="Times New Roman" w:eastAsia="Times New Roman" w:hAnsi="Times New Roman" w:cs="Times New Roman"/>
          <w:color w:val="000000"/>
          <w:sz w:val="24"/>
          <w:szCs w:val="24"/>
          <w:lang w:eastAsia="en-AU"/>
        </w:rPr>
        <w:t xml:space="preserve">) are “more connected” than those with low values. It has been found that, in </w:t>
      </w:r>
      <w:r>
        <w:rPr>
          <w:rFonts w:ascii="Times New Roman" w:eastAsia="Times New Roman" w:hAnsi="Times New Roman" w:cs="Times New Roman"/>
          <w:color w:val="000000"/>
          <w:sz w:val="24"/>
          <w:szCs w:val="24"/>
          <w:lang w:eastAsia="en-AU"/>
        </w:rPr>
        <w:lastRenderedPageBreak/>
        <w:t xml:space="preserve">ecological networks for example, if the Fiedler value is sufficiently large, removing edges will have little effect on overall network connectivity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{"citationID":"R9Bvr0JC","properties":{"formattedCitation":"(Kumar {\\i{}et al.} 2019)","plainCitation":"(Kumar et al. 2019)","noteIndex":0},"citationItems":[{"id":8189,"uris":["http://zotero.org/users/7391531/items/BLZAU9QU"],"itemData":{"id":8189,"type":"article-journal","abstract":"The loss of dispersal connections between habitat patches may destabilize populations in a patched ecological network. This work studies the stability of populations when one or more communication links is removed. An example is finding the alignment of a highway through a patched forest containing a network of metapopulations in the patches. This problem is modelled as that of finding a stable cut of the graph induced by the metapopulations network, where nodes represent the habitat patches and the weighted edges model the dispersal between habitat patches. A reaction–diffusion system on the graph models the dynamics of the predator–prey system over the patched ecological network. The graph Laplacian's Fiedler value, which indicates the well-connectedness of the graph, is shown to affect the stability of the metapopulations. We show that, when the Fiedler value is sufficiently large, the removal of edges without destabilizing the dynamics of the network is possible. We give an exhaustive graph partitioning procedure, which is suitable for smaller networks and uses the criterion for both the local and global stability of populations in partitioned networks. A heuristic graph bisection algorithm that preserves the preassigned lower bound for the Fiedler value is proposed for larger networks and is illustrated with examples.","container-title":"Proceedings. Mathematical, Physical, and Engineering Sciences","DOI":"10.1098/rspa.2018.0524","ISSN":"1364-5021","issue":"2223","journalAbbreviation":"Proc Math Phys Eng Sci","note":"PMID: 31007543\nPMCID: PMC6451970","page":"20180524","source":"PubMed Central","title":"Partitioning a reaction–diffusion ecological network for dynamic stability","volume":"475","author":[{"family":"Kumar","given":"Dinesh"},{"family":"Gupta","given":"Jatin"},{"family":"Raha","given":"Soumyendu"}],"issued":{"date-parts":[["2019",3]]}}}],"schema":"https://github.com/citation-style-language/schema/raw/master/csl-citation.json"}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(Kumar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2019)</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but whether this lack of effect is mirrored by pathogen dynamics is not yet clear.  Another quantity of interest is </w:t>
      </w:r>
      <w:r>
        <w:rPr>
          <w:rFonts w:ascii="Times New Roman" w:eastAsia="Times New Roman" w:hAnsi="Times New Roman" w:cs="Times New Roman"/>
          <w:b/>
          <w:bCs/>
          <w:color w:val="000000"/>
          <w:sz w:val="24"/>
          <w:szCs w:val="24"/>
          <w:lang w:eastAsia="en-AU"/>
        </w:rPr>
        <w:t>spectral radius</w:t>
      </w:r>
      <w:r>
        <w:rPr>
          <w:rFonts w:ascii="Times New Roman" w:eastAsia="Times New Roman" w:hAnsi="Times New Roman" w:cs="Times New Roman"/>
          <w:color w:val="000000"/>
          <w:sz w:val="24"/>
          <w:szCs w:val="24"/>
          <w:lang w:eastAsia="en-AU"/>
        </w:rPr>
        <w:t xml:space="preserve"> – the largest absolute value of the eigenvalues of its </w:t>
      </w:r>
      <w:r>
        <w:rPr>
          <w:rFonts w:ascii="Times New Roman" w:eastAsia="Times New Roman" w:hAnsi="Times New Roman" w:cs="Times New Roman"/>
          <w:b/>
          <w:bCs/>
          <w:color w:val="000000"/>
          <w:sz w:val="24"/>
          <w:szCs w:val="24"/>
          <w:lang w:eastAsia="en-AU"/>
        </w:rPr>
        <w:t>adjacency matrix</w:t>
      </w:r>
      <w:r>
        <w:rPr>
          <w:rFonts w:ascii="Times New Roman" w:eastAsia="Times New Roman" w:hAnsi="Times New Roman" w:cs="Times New Roman"/>
          <w:color w:val="000000"/>
          <w:sz w:val="24"/>
          <w:szCs w:val="24"/>
          <w:lang w:eastAsia="en-AU"/>
        </w:rPr>
        <w:t xml:space="preserve">. The link between the spectral radius and epidemiological dynamics is better understood, with theoretical work showing that this value closely mirrors both epidemic behaviour and network connectivity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{"citationID":"bPta3EM2","properties":{"formattedCitation":"(Prakash {\\i{}et al.} 2010)","plainCitation":"(Prakash et al. 2010)","noteIndex":0},"citationItems":[{"id":8192,"uris":["http://zotero.org/users/7391531/items/YCFTWUCE"],"itemData":{"id":8192,"type":"article-journal","abstract":"For a given, arbitrary graph, what is the epidemic threshold? That is, under what conditions will a virus result in an epidemic? We provide the super-model theorem, which generalizes older results in two important, orthogonal dimensions. The theorem shows that (a) for a wide range of virus propagation models (VPM) that include all virus propagation models in standard literature (say, [8][5]), and (b) for any contact graph, the answer always depends on the first eigenvalue of the connectivity matrix. We give the proof of the theorem, arithmetic examples for popular VPMs, like flu (SIS), mumps (SIR), SIRS and more. We also show the implications of our discovery: easy (although sometimes counter-intuitive) answers to `what-if' questions; easier design and evaluation of immunization policies, and significantly faster agent-based simulations.","container-title":"arXiv:1004.0060 [cond-mat, physics:physics, q-bio]","note":"arXiv: 1004.0060","source":"arXiv.org","title":"Got the Flu (or Mumps)? Check the Eigenvalue!","title-short":"Got the Flu (or Mumps)?","URL":"http://arxiv.org/abs/1004.0060","author":[{"family":"Prakash","given":"B. Aditya"},{"family":"Chakrabarti","given":"Deepayan"},{"family":"Faloutsos","given":"Michalis"},{"family":"Valler","given":"Nicholas"},{"family":"Faloutsos","given":"Christos"}],"accessed":{"date-parts":[["2022",2,24]]},"issued":{"date-parts":[["2010",4,1]]}}}],"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(Prakash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2010)</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and has been used to understand vulnerability of cattle networks to disease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{"citationID":"0qBuU3hn","properties":{"formattedCitation":"(Darbon {\\i{}et al.} 2018)","plainCitation":"(Darbon et al. 2018)","noteIndex":0},"citationItems":[{"id":8230,"uris":["http://zotero.org/users/7391531/items/Q97A2FRI"],"itemData":{"id":8230,"type":"article-journal","abstract":"The endemic circulation of bovine brucellosis in cattle herds has a markedly negative impact on economy, due to decreased fertility, increased abortion rates, reduced milk and meat production. It also poses a direct threat to human health. In Italy, despite the long lasting efforts and the considerable economic investment, complete eradication of this disease still eludes the southern regions, as opposed to the northern regions that are disease-free. Here we introduced a novel quantitative network-based approach able to fully exploit the highly resolved databases of cattle trade movements and outbreak reports to yield estimates of the vulnerability of a cattle market to brucellosis. Tested on the affected regions, the introduced vulnerability indicator was shown to be accurate in predicting the number of bovine brucellosis outbreaks (Spearman r= 0.82, p= 0.04), thus confirming the suitability of our tool for epidemic risk assessment. We evaluated the dependence of regional vulnerability to brucellosis on a set of factors including premises spatial distribution, trading patterns, farming practices, herd market value, compliance to outbreak regulations, and exploring different epidemiological conditions. Animal trade movements were identified as a major route for brucellosis spread between farms (r=0.85, p&lt;10-5 between vulnerability and number of inbound movements), with an additional potential risk attributed to the use of shared pastures (r=0.4, p=0.04). By comparing the vulnerability of disease-free regions in the north to affected regions in the south, we found that more intense trade and higher market value of the cattle sector in the north (r=0.56, p=0.01) likely inducing more efficient biosafety measures, together with poor compliance to trade restrictions following outbreaks in the south were key factors explaining the diverse success in eradicating brucellosis. Our modeling scheme is both synthetic and effective in gauging regional vulnerability to brucellosis persistence. Its general formulation makes it adaptable to other diseases and host species, providing a useful tool for veterinary epidemiology and policy assessment.","container-title":"Preventive Veterinary Medicine","DOI":"10.1016/j.prevetmed.2018.07.004","ISSN":"0167-5877","journalAbbreviation":"Preventive Veterinary Medicine","language":"en","page":"25-34","source":"ScienceDirect","title":"Network-based assessment of the vulnerability of Italian regions to bovine brucellosis","volume":"158","author":[{"family":"Darbon","given":"Alexandre"},{"family":"Valdano","given":"Eugenio"},{"family":"Poletto","given":"Chiara"},{"family":"Giovannini","given":"Armando"},{"family":"Savini","given":"Lara"},{"family":"Candeloro","given":"Luca"},{"family":"Colizza","given":"Vittoria"}],"issued":{"date-parts":[["2018",10,1]]}}}],"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w:t>
      </w:r>
      <w:proofErr w:type="spellStart"/>
      <w:r w:rsidR="00742913" w:rsidRPr="00742913">
        <w:rPr>
          <w:rFonts w:ascii="Times New Roman" w:hAnsi="Times New Roman" w:cs="Times New Roman"/>
          <w:sz w:val="24"/>
          <w:szCs w:val="24"/>
        </w:rPr>
        <w:t>Darbon</w:t>
      </w:r>
      <w:proofErr w:type="spellEnd"/>
      <w:r w:rsidR="00742913" w:rsidRPr="00742913">
        <w:rPr>
          <w:rFonts w:ascii="Times New Roman" w:hAnsi="Times New Roman" w:cs="Times New Roman"/>
          <w:sz w:val="24"/>
          <w:szCs w:val="24"/>
        </w:rPr>
        <w:t xml:space="preserve">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2018)</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For example, networks with the same number of edges and nodes but higher spectral radius (λ</w:t>
      </w:r>
      <w:r>
        <w:rPr>
          <w:rFonts w:ascii="Times New Roman" w:eastAsia="Times New Roman" w:hAnsi="Times New Roman" w:cs="Times New Roman"/>
          <w:color w:val="000000"/>
          <w:sz w:val="24"/>
          <w:szCs w:val="24"/>
          <w:vertAlign w:val="subscript"/>
          <w:lang w:eastAsia="en-AU"/>
        </w:rPr>
        <w:t>1</w:t>
      </w:r>
      <w:r>
        <w:rPr>
          <w:rFonts w:ascii="Times New Roman" w:eastAsia="Times New Roman" w:hAnsi="Times New Roman" w:cs="Times New Roman"/>
          <w:color w:val="000000"/>
          <w:sz w:val="24"/>
          <w:szCs w:val="24"/>
          <w:lang w:eastAsia="en-AU"/>
        </w:rPr>
        <w:t>) are more vulnerable to outbreaks than networks with low spectral radius (λ</w:t>
      </w:r>
      <w:r>
        <w:rPr>
          <w:rFonts w:ascii="Times New Roman" w:eastAsia="Times New Roman" w:hAnsi="Times New Roman" w:cs="Times New Roman"/>
          <w:color w:val="000000"/>
          <w:sz w:val="24"/>
          <w:szCs w:val="24"/>
          <w:vertAlign w:val="subscript"/>
          <w:lang w:eastAsia="en-AU"/>
        </w:rPr>
        <w:t>1</w:t>
      </w:r>
      <w:r>
        <w:rPr>
          <w:rFonts w:ascii="Times New Roman" w:hAnsi="Times New Roman" w:cs="Times New Roman"/>
          <w:color w:val="202124"/>
          <w:sz w:val="24"/>
          <w:szCs w:val="24"/>
          <w:shd w:val="clear" w:color="auto" w:fill="FFFFFF"/>
        </w:rPr>
        <w:t xml:space="preserve">→1). We hypothesize that spectral measures such as these have great potential to improve our ability to predict dynamics of pathogen spread on networks, where previous methods such as modularity have proved inadequate  </w:t>
      </w:r>
      <w:r>
        <w:fldChar w:fldCharType="begin"/>
      </w:r>
      <w:r w:rsidR="00742913">
        <w:rPr>
          <w:rFonts w:ascii="Times New Roman" w:hAnsi="Times New Roman" w:cs="Times New Roman"/>
          <w:color w:val="202124"/>
          <w:sz w:val="24"/>
          <w:szCs w:val="24"/>
          <w:shd w:val="clear" w:color="auto" w:fill="FFFFFF"/>
        </w:rPr>
        <w:instrText xml:space="preserve"> ADDIN ZOTERO_ITEM CSL_CITATION {"citationID":"1I4MYYUz","properties":{"formattedCitation":"(Sah {\\i{}et al.} 2017)","plainCitation":"(Sah et al. 2017)","noteIndex":0},"citationItems":[{"id":8200,"uris":["http://zotero.org/users/7391531/items/JUE6HAV4"],"itemData":{"id":8200,"type":"article-journal","abstract":"Disease risk is a potential cost of group living. Although modular organization is thought to reduce this cost in animal societies, empirical evidence toward this hypothesis has been conflicting. We analyzed empirical social networks from 43 animal species to motivate our study of the epidemiological consequences of modular structure in animal societies. From these empirical studies, we identified the features of interaction patterns associated with network modularity and developed a theoretical network model to investigate when and how subdivisions in social networks influence disease dynamics. Contrary to prior work, we found that disease risk is largely unaffected by modular structure, although social networks beyond a modular threshold experience smaller disease burden and longer disease duration. Our results illustrate that the lowering of disease burden in highly modular social networks is driven by two mechanisms of modular organization: network fragmentation and subgroup cohesion. Highly fragmented social networks with cohesive subgroups are able to structurally trap infections within a few subgroups and also cause a structural delay to the spread of disease outbreaks. Finally, we show that network models incorporating modular structure are necessary only when prior knowledge suggests that interactions within the population are highly subdivided. Otherwise, null networks based on basic knowledge about group size and local contact heterogeneity may be sufficient when data-limited estimates of epidemic consequences are necessary. Overall, our work does not support the hypothesis that modular structure universally mitigates the disease impact of group living.","container-title":"Proceedings of the National Academy of Sciences","DOI":"10.1073/pnas.1613616114","ISSN":"0027-8424, 1091-6490","issue":"16","journalAbbreviation":"PNAS","language":"en","license":"©  . http://www.pnas.org/site/misc/userlicense.xhtml","note":"publisher: National Academy of Sciences\nsection: Biological Sciences\nPMID: 28373567","page":"4165-4170","source":"www.pnas.org","title":"Unraveling the disease consequences and mechanisms of modular structure in animal social networks","volume":"114","author":[{"family":"Sah","given":"Pratha"},{"family":"Leu","given":"Stephan T."},{"family":"Cross","given":"Paul C."},{"family":"Hudson","given":"Peter J."},{"family":"Bansal","given":"Shweta"}],"issued":{"date-parts":[["2017",4,18]]}}}],"schema":"https://github.com/citation-style-language/schema/raw/master/csl-citation.json"} </w:instrText>
      </w:r>
      <w:r>
        <w:rPr>
          <w:rFonts w:ascii="Times New Roman" w:hAnsi="Times New Roman" w:cs="Times New Roman"/>
          <w:color w:val="202124"/>
          <w:sz w:val="24"/>
          <w:szCs w:val="24"/>
          <w:shd w:val="clear" w:color="auto" w:fill="FFFFFF"/>
        </w:rPr>
        <w:fldChar w:fldCharType="separate"/>
      </w:r>
      <w:r w:rsidR="00742913" w:rsidRPr="00742913">
        <w:rPr>
          <w:rFonts w:ascii="Times New Roman" w:hAnsi="Times New Roman" w:cs="Times New Roman"/>
          <w:sz w:val="24"/>
          <w:szCs w:val="24"/>
        </w:rPr>
        <w:t xml:space="preserve">(Sah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2017)</w:t>
      </w:r>
      <w:r>
        <w:rPr>
          <w:rFonts w:ascii="Times New Roman" w:hAnsi="Times New Roman" w:cs="Times New Roman"/>
          <w:color w:val="202124"/>
          <w:sz w:val="24"/>
          <w:szCs w:val="24"/>
          <w:shd w:val="clear" w:color="auto" w:fill="FFFFFF"/>
        </w:rPr>
        <w:fldChar w:fldCharType="end"/>
      </w:r>
      <w:r>
        <w:rPr>
          <w:rFonts w:ascii="Times New Roman" w:hAnsi="Times New Roman" w:cs="Times New Roman"/>
          <w:color w:val="202124"/>
          <w:sz w:val="24"/>
          <w:szCs w:val="24"/>
          <w:shd w:val="clear" w:color="auto" w:fill="FFFFFF"/>
        </w:rPr>
        <w:t xml:space="preserve">. </w:t>
      </w:r>
    </w:p>
    <w:p w14:paraId="3EC5F2CD" w14:textId="77777777" w:rsidR="00164936" w:rsidRDefault="00164936">
      <w:pPr>
        <w:spacing w:after="0" w:line="480" w:lineRule="auto"/>
        <w:rPr>
          <w:rFonts w:ascii="Times New Roman" w:eastAsia="Times New Roman" w:hAnsi="Times New Roman" w:cs="Times New Roman"/>
          <w:color w:val="000000"/>
          <w:sz w:val="24"/>
          <w:szCs w:val="24"/>
          <w:lang w:eastAsia="en-AU"/>
        </w:rPr>
      </w:pPr>
    </w:p>
    <w:p w14:paraId="4B00756C" w14:textId="4A4D1EF5" w:rsidR="00164936" w:rsidRDefault="00DE4A8E">
      <w:pPr>
        <w:spacing w:after="0" w:line="48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We assess the predictive capability of spectral values compared to other structural attributes </w:t>
      </w:r>
      <w:r>
        <w:rPr>
          <w:rFonts w:ascii="Times New Roman" w:hAnsi="Times New Roman" w:cs="Times New Roman"/>
          <w:color w:val="202124"/>
          <w:sz w:val="24"/>
          <w:szCs w:val="24"/>
          <w:shd w:val="clear" w:color="auto" w:fill="FFFFFF"/>
        </w:rPr>
        <w:t xml:space="preserve">such as </w:t>
      </w:r>
      <w:r w:rsidRPr="00F16C47">
        <w:rPr>
          <w:rFonts w:ascii="Times New Roman" w:hAnsi="Times New Roman" w:cs="Times New Roman"/>
          <w:b/>
          <w:bCs/>
          <w:color w:val="202124"/>
          <w:sz w:val="24"/>
          <w:szCs w:val="24"/>
          <w:shd w:val="clear" w:color="auto" w:fill="FFFFFF"/>
        </w:rPr>
        <w:t>modularity</w:t>
      </w:r>
      <w:r>
        <w:rPr>
          <w:rFonts w:ascii="Times New Roman" w:hAnsi="Times New Roman" w:cs="Times New Roman"/>
          <w:color w:val="202124"/>
          <w:sz w:val="24"/>
          <w:szCs w:val="24"/>
          <w:shd w:val="clear" w:color="auto" w:fill="FFFFFF"/>
        </w:rPr>
        <w:t xml:space="preserve"> (</w:t>
      </w:r>
      <w:proofErr w:type="spellStart"/>
      <w:r>
        <w:rPr>
          <w:rFonts w:ascii="Times New Roman" w:hAnsi="Times New Roman" w:cs="Times New Roman"/>
          <w:color w:val="202124"/>
          <w:sz w:val="24"/>
          <w:szCs w:val="24"/>
          <w:shd w:val="clear" w:color="auto" w:fill="FFFFFF"/>
        </w:rPr>
        <w:t>Newmans</w:t>
      </w:r>
      <w:proofErr w:type="spellEnd"/>
      <w:r>
        <w:rPr>
          <w:rFonts w:ascii="Times New Roman" w:hAnsi="Times New Roman" w:cs="Times New Roman"/>
          <w:color w:val="202124"/>
          <w:sz w:val="24"/>
          <w:szCs w:val="24"/>
          <w:shd w:val="clear" w:color="auto" w:fill="FFFFFF"/>
        </w:rPr>
        <w:t xml:space="preserve">’ Q; </w:t>
      </w:r>
      <w:r>
        <w:fldChar w:fldCharType="begin"/>
      </w:r>
      <w:r w:rsidR="00742913">
        <w:rPr>
          <w:rFonts w:ascii="Times New Roman" w:hAnsi="Times New Roman" w:cs="Times New Roman"/>
          <w:color w:val="202124"/>
          <w:sz w:val="24"/>
          <w:szCs w:val="24"/>
          <w:shd w:val="clear" w:color="auto" w:fill="FFFFFF"/>
        </w:rPr>
        <w:instrText xml:space="preserve"> ADDIN ZOTERO_ITEM CSL_CITATION {"citationID":"29LhAiWi","properties":{"formattedCitation":"(Newman 2006)","plainCitation":"(Newman 2006)","noteIndex":0},"citationItems":[{"id":1029,"uris":["http://zotero.org/users/7391531/items/G5FG3GIF"],"itemData":{"id":1029,"type":"article-journal","abstract":"A number of recent studies have focused on the statistical properties of networked systems such as social networks and the Worldwide Web. Researchers have concentrated particularly on a few properties that seem to be common to many networks: the small-world property, power-law degree distributions, and network transitivity. In this article, we highlight another property that is found in many networks, the property of community structure, in which network nodes are joined together in tightly knit groups, between which there are only looser connections. We propose a method for detecting such communities, built around the idea of using centrality indices to find community boundaries. We test our method on computer-generated and real-world graphs whose community structure is already known and find that the method detects this known structure with high sensitivity and reliability. We also apply the method to two networks whose community structure is not well known–a collaboration network and a food web–and find that it detects significant and informative community divisions in both cases.","container-title":"Proceedings of the National Academy of Sciences of the United States of America","DOI":"10.1073/pnas.122653799","ISSN":"0027-8424","issue":"12","note":"publisher: National Academy of Sciences\nPMID: 12060727","page":"7821–6","title":"Community structure in social and biological networks.","volume":"99","author":[{"family":"Newman","given":"M E J"}],"issued":{"date-parts":[["2006",6]]}}}],"schema":"https://github.com/citation-style-language/schema/raw/master/csl-citation.json"} </w:instrText>
      </w:r>
      <w:r>
        <w:rPr>
          <w:rFonts w:ascii="Times New Roman" w:hAnsi="Times New Roman" w:cs="Times New Roman"/>
          <w:color w:val="202124"/>
          <w:sz w:val="24"/>
          <w:szCs w:val="24"/>
          <w:shd w:val="clear" w:color="auto" w:fill="FFFFFF"/>
        </w:rPr>
        <w:fldChar w:fldCharType="separate"/>
      </w:r>
      <w:r w:rsidR="00742913" w:rsidRPr="00742913">
        <w:rPr>
          <w:rFonts w:ascii="Times New Roman" w:hAnsi="Times New Roman" w:cs="Times New Roman"/>
          <w:sz w:val="24"/>
        </w:rPr>
        <w:t>(Newman 2006)</w:t>
      </w:r>
      <w:r>
        <w:rPr>
          <w:rFonts w:ascii="Times New Roman" w:hAnsi="Times New Roman" w:cs="Times New Roman"/>
          <w:color w:val="202124"/>
          <w:sz w:val="24"/>
          <w:szCs w:val="24"/>
          <w:shd w:val="clear" w:color="auto" w:fill="FFFFFF"/>
        </w:rPr>
        <w:fldChar w:fldCharType="end"/>
      </w:r>
      <w:r>
        <w:rPr>
          <w:rFonts w:ascii="Times New Roman" w:hAnsi="Times New Roman" w:cs="Times New Roman"/>
          <w:color w:val="202124"/>
          <w:sz w:val="24"/>
          <w:szCs w:val="24"/>
          <w:shd w:val="clear" w:color="auto" w:fill="FFFFFF"/>
        </w:rPr>
        <w:t xml:space="preserve">) using </w:t>
      </w:r>
      <w:r>
        <w:rPr>
          <w:rFonts w:ascii="Times New Roman" w:eastAsia="Times New Roman" w:hAnsi="Times New Roman" w:cs="Times New Roman"/>
          <w:color w:val="000000"/>
          <w:sz w:val="24"/>
          <w:szCs w:val="24"/>
          <w:lang w:eastAsia="en-AU"/>
        </w:rPr>
        <w:t xml:space="preserve">advances in machine learning to construct non-linear models of simulated pathogen spread across a large collection of empirical animal networks including those from the Animal Social Network Repository (ASNR)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{"citationID":"FjP7hXfM","properties":{"formattedCitation":"(Sah {\\i{}et al.} 2019)","plainCitation":"(Sah et al. 2019)","noteIndex":0},"citationItems":[{"id":8182,"uris":["http://zotero.org/users/7391531/items/AALMWEWH"],"itemData":{"id":8182,"type":"article-journal","abstract":"Social network analysis is an invaluable tool to understand the patterns, evolution, and consequences of sociality. Comparative studies over a range of social systems across multiple taxonomic groups are particularly valuable. Such studies however require quantitative social association or interaction data across multiple species which is not easily available. We introduce the Animal Social Network Repository (ASNR) as the first multi-taxonomic repository that collates 790 social networks from more than 45 species, including those of mammals, reptiles, fish, birds, and insects. The repository was created by consolidating social network datasets from the literature on wild and captive animals into a consistent and easy-to-use network data format. The repository is archived at https://bansallab.github.io/asnr/. ASNR has tremendous research potential, including testing hypotheses in the fields of animal ecology, social behavior, epidemiology and evolutionary biology.","container-title":"Scientific Data","DOI":"10.1038/s41597-019-0056-z","ISSN":"2052-4463","issue":"1","journalAbbreviation":"Sci Data","language":"en","license":"2019 The Author(s)","note":"number: 1\npublisher: Nature Publishing Group","page":"44","source":"www.nature.com","title":"A multi-species repository of social networks","volume":"6","author":[{"family":"Sah","given":"Pratha"},{"family":"Méndez","given":"José David"},{"family":"Bansal","given":"Shweta"}],"issued":{"date-parts":[["2019",4,29]]}}}],"schema":"https://github.com/citation-style-language/schema/raw/master/csl-citation.json"}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(Sah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2019)</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The ASNR is a large repository of empirical contact networks that provides novel opportunities to test the utility of spectral values in predicting spread across a wide variety of, mostly animal, taxa across a spectrum of social systems -- from eusocial ants (Arthropoda: Formicidae) to more solitary species such as the desert tortoise </w:t>
      </w:r>
      <w:r>
        <w:rPr>
          <w:rFonts w:ascii="Times New Roman" w:hAnsi="Times New Roman" w:cs="Times New Roman"/>
          <w:sz w:val="24"/>
          <w:szCs w:val="24"/>
        </w:rPr>
        <w:t>(</w:t>
      </w:r>
      <w:r>
        <w:rPr>
          <w:rFonts w:ascii="Times New Roman" w:hAnsi="Times New Roman" w:cs="Times New Roman"/>
          <w:i/>
          <w:iCs/>
          <w:sz w:val="24"/>
          <w:szCs w:val="24"/>
        </w:rPr>
        <w:t xml:space="preserve">Gopherus </w:t>
      </w:r>
      <w:proofErr w:type="spellStart"/>
      <w:r>
        <w:rPr>
          <w:rFonts w:ascii="Times New Roman" w:hAnsi="Times New Roman" w:cs="Times New Roman"/>
          <w:i/>
          <w:iCs/>
          <w:sz w:val="24"/>
          <w:szCs w:val="24"/>
        </w:rPr>
        <w:t>agassizii</w:t>
      </w:r>
      <w:proofErr w:type="spellEnd"/>
      <w:r>
        <w:rPr>
          <w:rFonts w:ascii="Times New Roman" w:eastAsia="Times New Roman" w:hAnsi="Times New Roman" w:cs="Times New Roman"/>
          <w:color w:val="000000"/>
          <w:sz w:val="24"/>
          <w:szCs w:val="24"/>
          <w:lang w:eastAsia="en-AU"/>
        </w:rPr>
        <w:t>). Farmed domestic animals were not included in our analyses. We combined networks from this resource with other published networks, including badgers (</w:t>
      </w:r>
      <w:r>
        <w:rPr>
          <w:rFonts w:ascii="Times New Roman" w:eastAsia="Times New Roman" w:hAnsi="Times New Roman" w:cs="Times New Roman"/>
          <w:i/>
          <w:iCs/>
          <w:color w:val="000000"/>
          <w:sz w:val="24"/>
          <w:szCs w:val="24"/>
          <w:lang w:eastAsia="en-AU"/>
        </w:rPr>
        <w:t>Meles meles</w:t>
      </w:r>
      <w:r>
        <w:rPr>
          <w:rFonts w:ascii="Times New Roman" w:eastAsia="Times New Roman" w:hAnsi="Times New Roman" w:cs="Times New Roman"/>
          <w:color w:val="000000"/>
          <w:sz w:val="24"/>
          <w:szCs w:val="24"/>
          <w:lang w:eastAsia="en-AU"/>
        </w:rPr>
        <w:t xml:space="preserve">)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{"citationID":"o6STRVKP","properties":{"formattedCitation":"(Weber {\\i{}et al.} 2013)","plainCitation":"(Weber et al. 2013)","noteIndex":0},"citationItems":[{"id":4821,"uris":["http://zotero.org/users/7391531/items/RXY87L8Y"],"itemData":{"id":4821,"type":"article-journal","container-title":"Current Biology","DOI":"10.1016/j.cub.2013.09.011","ISSN":"09609822","issue":"20","page":"R915–R916","title":"Badger social networks correlate with tuberculosis infection","volume":"23","author":[{"family":"Weber","given":"Nicola"},{"family":"Carter","given":"Stephen P."},{"family":"Dall","given":"Sasha R.X."},{"family":"Delahay","given":"Richard J."},{"family":"McDonald","given":"Jennifer L."},{"family":"Bearhop","given":"Stuart"},{"family":"McDonald","given":"Robbie A."}],"issued":{"date-parts":[["2013",10]]}}}],"schema":"https://github.com/citation-style-language/schema/raw/master/csl-citation.json"}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(Weber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2013)</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giraffes (</w:t>
      </w:r>
      <w:r>
        <w:rPr>
          <w:rFonts w:ascii="Times New Roman" w:eastAsia="Times New Roman" w:hAnsi="Times New Roman" w:cs="Times New Roman"/>
          <w:i/>
          <w:iCs/>
          <w:color w:val="000000"/>
          <w:sz w:val="24"/>
          <w:szCs w:val="24"/>
          <w:lang w:eastAsia="en-AU"/>
        </w:rPr>
        <w:t>Giraffa camelopardalis</w:t>
      </w:r>
      <w:r>
        <w:rPr>
          <w:rFonts w:ascii="Times New Roman" w:eastAsia="Times New Roman" w:hAnsi="Times New Roman" w:cs="Times New Roman"/>
          <w:color w:val="000000"/>
          <w:sz w:val="24"/>
          <w:szCs w:val="24"/>
          <w:lang w:eastAsia="en-AU"/>
        </w:rPr>
        <w:t xml:space="preserve">)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{"citationID":"si1cCxWs","properties":{"formattedCitation":"(VanderWaal {\\i{}et al.} 2014)","plainCitation":"(VanderWaal et al. 2014)","noteIndex":0},"citationItems":[{"id":1122,"uris":["http://zotero.org/users/7391531/items/NVCKTXCM"],"itemData":{"id":1122,"type":"article-journal","abstract":"Although network analysis has drawn considerable attention as a promising tool for disease ecology, empirical research has been hindered by limitations in detecting the occurrence of pathogen transmission (who transmitted to whom) within social networks. Using a novel approach, we utilize the genetics of a diverse microbe, Escherichia coli, to infer where direct or indirect transmission has occurred and use these data to construct transmission networks for a wild giraffe population (Giraffe camelopardalis). Individuals were considered to be a part of the same transmission chain and were interlinked in the transmission network if they shared genetic subtypes of E. coli. By using microbial genetics to quantify who transmits to whom independently from the behavioural data on who is in contact with whom, we were able to directly investigate how the structure of contact networks influences the structure of the transmission network. To distinguish between the effects of social and environmental contact on transmission dynamics, the transmission network was compared with two separate contact networks defined from the behavioural data: a social network based on association patterns, and a spatial network based on patterns of home-range overlap among individuals. We found that links in the transmission network were more likely to occur between individuals that were strongly linked in the social network. Furthermore, individuals that had more numerous connections or that occupied 'bottleneck' positions in the social network tended to occupy similar positions in the transmission network. No similar correlations were observed between the spatial and transmission networks. This indicates that an individual's social network position is predictive of transmission network position, which has implications for identifying individuals that function as super-spreaders or transmission bottlenecks in the population. These results emphasize the importance of association patterns in understanding transmission dynamics, even for environmentally transmitted microbes like E. coli. This study is the first to use microbial genetics to construct and analyse transmission networks in a wildlife population and highlights the potential utility of an approach integrating microbial genetics with network analysis.","container-title":"The Journal of Animal Ecology","DOI":"10.1111/1365-2656.12137","ISSN":"1365-2656","issue":"2","note":"PMID: 24117416","page":"406–14","title":"Linking social and pathogen transmission networks using microbial genetics in giraffe (&lt;i&gt;Giraffa camelopardalis&lt;/i&gt;).","volume":"83","author":[{"family":"VanderWaal","given":"Kimberly L"},{"family":"Atwill","given":"Edward R"},{"family":"Isbell","given":"Lynne A"},{"family":"McCowan","given":"Brenda"}],"issued":{"date-parts":[["2014",3]]}}}],"schema":"https://github.com/citation-style-language/schema/raw/master/csl-citation.json"}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w:t>
      </w:r>
      <w:proofErr w:type="spellStart"/>
      <w:r w:rsidR="00742913" w:rsidRPr="00742913">
        <w:rPr>
          <w:rFonts w:ascii="Times New Roman" w:hAnsi="Times New Roman" w:cs="Times New Roman"/>
          <w:sz w:val="24"/>
          <w:szCs w:val="24"/>
        </w:rPr>
        <w:t>VanderWaal</w:t>
      </w:r>
      <w:proofErr w:type="spellEnd"/>
      <w:r w:rsidR="00742913" w:rsidRPr="00742913">
        <w:rPr>
          <w:rFonts w:ascii="Times New Roman" w:hAnsi="Times New Roman" w:cs="Times New Roman"/>
          <w:sz w:val="24"/>
          <w:szCs w:val="24"/>
        </w:rPr>
        <w:t xml:space="preserve">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2014)</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and </w:t>
      </w:r>
      <w:r>
        <w:rPr>
          <w:rFonts w:ascii="Times New Roman" w:eastAsia="Times New Roman" w:hAnsi="Times New Roman" w:cs="Times New Roman"/>
          <w:color w:val="000000"/>
          <w:sz w:val="24"/>
          <w:szCs w:val="24"/>
          <w:lang w:eastAsia="en-AU"/>
        </w:rPr>
        <w:lastRenderedPageBreak/>
        <w:t>chimpanzees (</w:t>
      </w:r>
      <w:r>
        <w:rPr>
          <w:rFonts w:ascii="Times New Roman" w:eastAsia="Times New Roman" w:hAnsi="Times New Roman" w:cs="Times New Roman"/>
          <w:i/>
          <w:iCs/>
          <w:color w:val="000000"/>
          <w:sz w:val="24"/>
          <w:szCs w:val="24"/>
          <w:lang w:eastAsia="en-AU"/>
        </w:rPr>
        <w:t>Pan troglodytes</w:t>
      </w:r>
      <w:r>
        <w:rPr>
          <w:rFonts w:ascii="Times New Roman" w:eastAsia="Times New Roman" w:hAnsi="Times New Roman" w:cs="Times New Roman"/>
          <w:color w:val="000000"/>
          <w:sz w:val="24"/>
          <w:szCs w:val="24"/>
          <w:lang w:eastAsia="en-AU"/>
        </w:rPr>
        <w:t xml:space="preserve">)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{"citationID":"tYAsOQtC","properties":{"formattedCitation":"(Rushmore {\\i{}et al.} 2013)","plainCitation":"(Rushmore et al. 2013)","noteIndex":0},"citationItems":[{"id":8210,"uris":["http://zotero.org/users/7391531/items/7PHZLCXH"],"itemData":{"id":8210,"type":"article-journal","abstract":"Heterogeneity in host association patterns can alter pathogen transmission and strategies for control. Great apes are highly social and endangered animals that have experienced substantial population declines from directly transmitted pathogens; as such, network approaches to quantify contact heterogeneity could be crucially important for predicting infection probability and outbreak size following pathogen introduction, especially owing to challenges in collecting real-time infection data for endangered wildlife. We present here the first study using network analysis to quantify contact heterogeneity in wild apes, with applications for predicting community-wide infectious disease risk. Specifically, within a wild chimpanzee community, we ask how associations between individuals vary over time, and we identify traits of highly connected individuals that might contribute disproportionately to pathogen spread. We used field observations of behavioural encounters in a habituated wild chimpanzee community in Kibale National Park, Uganda to construct monthly party level (i.e. subgroup) and close-contact (i.e. ≤5 m) association networks over a 9-month period. Network analysis revealed that networks were highly dynamic over time. In particular, oestrous events significantly increased pairwise party associations, suggesting that community-wide disease outbreaks should be more likely to occur when many females are in oestrus. Bayesian models and permutation tests identified traits of chimpanzees that were highly connected within the network. Individuals with large families (i.e. mothers and their juveniles) that range in the core of the community territory and to a lesser extent high-ranking males were central to association networks, and thus represent the most important individuals to target for disease intervention strategies. Overall, we show striking temporal variation in network structure and traits that predict association patterns in a wild chimpanzee community. These empirically-derived networks can inform dynamic models of pathogen transmission and have practical applications for infectious disease management of endangered wildlife species.","container-title":"Journal of Animal Ecology","DOI":"10.1111/1365-2656.12088","ISSN":"1365-2656","issue":"5","language":"en","note":"_eprint: https://onlinelibrary.wiley.com/doi/pdf/10.1111/1365-2656.12088","page":"976-986","source":"Wiley Online Library","title":"Social network analysis of wild chimpanzees provides insights for predicting infectious disease risk","volume":"82","author":[{"family":"Rushmore","given":"Julie"},{"family":"Caillaud","given":"Damien"},{"family":"Matamba","given":"Leopold"},{"family":"Stumpf","given":"Rebecca M."},{"family":"Borgatti","given":"Stephen P."},{"family":"Altizer","given":"Sonia"}],"issued":{"date-parts":[["2013"]]}}}],"schema":"https://github.com/citation-style-language/schema/raw/master/csl-citation.json"}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(Rushmore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2013)</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to generate a dataset of over 600 unweighted networks from 51 species. We then simulated pathogen spread using a variety of SIR parameters and harnessed recent advances in multivariate interpretable machine learning models (</w:t>
      </w:r>
      <w:proofErr w:type="spellStart"/>
      <w:r>
        <w:rPr>
          <w:rFonts w:ascii="Times New Roman" w:eastAsia="Times New Roman" w:hAnsi="Times New Roman" w:cs="Times New Roman"/>
          <w:i/>
          <w:iCs/>
          <w:color w:val="000000"/>
          <w:sz w:val="24"/>
          <w:szCs w:val="24"/>
          <w:lang w:eastAsia="en-AU"/>
        </w:rPr>
        <w:t>MrIML</w:t>
      </w:r>
      <w:proofErr w:type="spellEnd"/>
      <w:r>
        <w:rPr>
          <w:rFonts w:ascii="Times New Roman" w:eastAsia="Times New Roman" w:hAnsi="Times New Roman" w:cs="Times New Roman"/>
          <w:i/>
          <w:iCs/>
          <w:color w:val="000000"/>
          <w:sz w:val="24"/>
          <w:szCs w:val="24"/>
          <w:lang w:eastAsia="en-AU"/>
        </w:rPr>
        <w:t>;</w:t>
      </w:r>
      <w:r>
        <w:rPr>
          <w:rFonts w:ascii="Times New Roman" w:eastAsia="Times New Roman" w:hAnsi="Times New Roman" w:cs="Times New Roman"/>
          <w:color w:val="000000"/>
          <w:sz w:val="24"/>
          <w:szCs w:val="24"/>
          <w:lang w:eastAsia="en-AU"/>
        </w:rPr>
        <w:t xml:space="preserve">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{"citationID":"K2ehYJpa","properties":{"formattedCitation":"(Fountain-Jones {\\i{}et al.} 2021)","plainCitation":"(Fountain-Jones et al. 2021)","noteIndex":0},"citationItems":[{"id":2913,"uris":["http://zotero.org/users/7391531/items/X2XNWJIN"],"itemData":{"id":2913,"type":"article-journal","abstract":"We introduce a new R package ‘MrIML’ (Multi-response Interpretable\nMachine Learning). MrIML provides a powerful and interpretable framework\nthat enables users to harness recent advances in machine learning to map\nmulti-locus genomic relationships, to identify loci of interest for\nfuture landscape genetics studies and to gain new insights into\nadaptation across environmental gradients. Relationships between genetic\nchange and environment are often non-linear, interactive and\nautocorrelated. Our package helps capture this complexity and offers\nfunctions that construct, fit and conduct inference on a wide range of\nhighly flexible models that are routinely used for single-locus\nlandscape genetics studies but are rarely extended to estimate response\nfunctions for multiple loci. To demonstrate the package’s broad\nfunctionality, we test its ability to recover landscape relationships\nfrom simulated genomic data. We also apply the package to two empirical\ncase studies. In the first we estimate variation in the population-level\ngenetic composition of North American balsam poplar (Populus\nbalsamifera, Salicaceae) and in the second we recover individual-level\nlandscapes while estimating host drivers of feline immunodeficiency\nvirus genetic spread in bobcats (Lynx rufus). The ability to model\nthousands of loci collectively and compare models from linear regression\nto extreme gradient boosting, within the same analytical framework, has\nthe potential to be transformative. The MrIML framework is also\nextendable and not limited to mapping genetic change, for example, it\ncan be used to quantify the environmental driver sof microbiomes and\ncoinfection dynamics.","container-title":"Molecular Ecology Resources","DOI":"10.22541/au.160855820.09604024/v1","page":"2766-2781","source":"DOI.org (Crossref)","title":"MrIML: Multi-response interpretable machine learning to map genomic landscapes","title-short":"MrIML","volume":"21","author":[{"family":"Fountain-Jones","given":"Nichola"},{"family":"Kozakiewicz","given":"Christopher"},{"family":"Forester","given":"Brenna"},{"family":"Landguth","given":"Erin"},{"family":"Carver","given":"Scott"},{"family":"Charleston","given":"Michael"},{"family":"Gagne","given":"Roderick"},{"family":"Greenwell","given":"Brandon"},{"family":"Kraberger","given":"Simona"},{"family":"Trumbo","given":"Daryl"},{"family":"Mayer","given":"Michael"},{"family":"Clark","given":"Nicholas"},{"family":"Machado","given":"Gustavo"}],"issued":{"date-parts":[["2021",8,21]]}}}],"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(Fountain-Jones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2021)</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to construct predictive models across SIR parameter space. As many species were represented by multiple networks, often over different populations and or timepoints and constructed in different ways (e.g., some edges reflected spatial proximity rather than direct contact), we included species and network construction variables in our models to account for these correlations in addition to exploring the diversity of network structures across the animal kingdom. Our interpretable machine learning models identify putative threshold values for the vulnerability of a network to pathogen spread that can be used by practitioners to understand outbreak risk across systems.</w:t>
      </w:r>
    </w:p>
    <w:p w14:paraId="6BA57DA2" w14:textId="77777777" w:rsidR="00164936" w:rsidRDefault="00164936">
      <w:pPr>
        <w:spacing w:after="0" w:line="480" w:lineRule="auto"/>
        <w:rPr>
          <w:rFonts w:ascii="Times New Roman" w:eastAsia="Times New Roman" w:hAnsi="Times New Roman" w:cs="Times New Roman"/>
          <w:color w:val="000000"/>
          <w:sz w:val="24"/>
          <w:szCs w:val="24"/>
          <w:lang w:eastAsia="en-AU"/>
        </w:rPr>
      </w:pPr>
    </w:p>
    <w:p w14:paraId="46D1A20B" w14:textId="345254AD" w:rsidR="00932A6A" w:rsidRDefault="00DE4A8E">
      <w:pPr>
        <w:spacing w:after="0" w:line="48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We test how well our network structure estimates of pathogen spread, trained on SIR simulation results, generalize to more complex pathogen dynamics in the wild</w:t>
      </w:r>
      <w:r w:rsidR="00E23032">
        <w:rPr>
          <w:rFonts w:ascii="Times New Roman" w:eastAsia="Times New Roman" w:hAnsi="Times New Roman" w:cs="Times New Roman"/>
          <w:color w:val="000000"/>
          <w:sz w:val="24"/>
          <w:szCs w:val="24"/>
          <w:lang w:eastAsia="en-AU"/>
        </w:rPr>
        <w:t>.</w:t>
      </w:r>
      <w:r>
        <w:rPr>
          <w:rFonts w:ascii="Times New Roman" w:eastAsia="Times New Roman" w:hAnsi="Times New Roman" w:cs="Times New Roman"/>
          <w:color w:val="000000"/>
          <w:sz w:val="24"/>
          <w:szCs w:val="24"/>
          <w:lang w:eastAsia="en-AU"/>
        </w:rPr>
        <w:t xml:space="preserve">  We utilize two well studied wildlife-pathogen systems to assess how our predictions compare to empirical estimates of spread;</w:t>
      </w:r>
      <w:r>
        <w:rPr>
          <w:rFonts w:ascii="Times New Roman" w:eastAsia="Times New Roman" w:hAnsi="Times New Roman" w:cs="Times New Roman"/>
          <w:sz w:val="24"/>
          <w:szCs w:val="24"/>
          <w:lang w:eastAsia="en-AU"/>
        </w:rPr>
        <w:t xml:space="preserve"> </w:t>
      </w:r>
      <w:r>
        <w:rPr>
          <w:rFonts w:ascii="Times New Roman" w:eastAsia="Times New Roman" w:hAnsi="Times New Roman" w:cs="Times New Roman"/>
          <w:i/>
          <w:iCs/>
          <w:sz w:val="24"/>
          <w:szCs w:val="24"/>
          <w:lang w:eastAsia="en-AU"/>
        </w:rPr>
        <w:t xml:space="preserve">Mycobacterium </w:t>
      </w:r>
      <w:proofErr w:type="spellStart"/>
      <w:r>
        <w:rPr>
          <w:rFonts w:ascii="Times New Roman" w:eastAsia="Times New Roman" w:hAnsi="Times New Roman" w:cs="Times New Roman"/>
          <w:i/>
          <w:iCs/>
          <w:sz w:val="24"/>
          <w:szCs w:val="24"/>
          <w:lang w:eastAsia="en-AU"/>
        </w:rPr>
        <w:t>bovis</w:t>
      </w:r>
      <w:proofErr w:type="spellEnd"/>
      <w:r>
        <w:rPr>
          <w:rFonts w:ascii="Times New Roman" w:eastAsia="Times New Roman" w:hAnsi="Times New Roman" w:cs="Times New Roman"/>
          <w:sz w:val="24"/>
          <w:szCs w:val="24"/>
          <w:lang w:eastAsia="en-AU"/>
        </w:rPr>
        <w:t xml:space="preserve"> (the bacterium that causes bovine tuberculosis (</w:t>
      </w:r>
      <w:proofErr w:type="spellStart"/>
      <w:r>
        <w:rPr>
          <w:rFonts w:ascii="Times New Roman" w:eastAsia="Times New Roman" w:hAnsi="Times New Roman" w:cs="Times New Roman"/>
          <w:sz w:val="24"/>
          <w:szCs w:val="24"/>
          <w:lang w:eastAsia="en-AU"/>
        </w:rPr>
        <w:t>bTB</w:t>
      </w:r>
      <w:proofErr w:type="spellEnd"/>
      <w:r>
        <w:rPr>
          <w:rFonts w:ascii="Times New Roman" w:eastAsia="Times New Roman" w:hAnsi="Times New Roman" w:cs="Times New Roman"/>
          <w:sz w:val="24"/>
          <w:szCs w:val="24"/>
          <w:lang w:eastAsia="en-AU"/>
        </w:rPr>
        <w:t xml:space="preserve">)) in badger populations and </w:t>
      </w:r>
      <w:r>
        <w:rPr>
          <w:rFonts w:ascii="Times New Roman" w:eastAsia="Times New Roman" w:hAnsi="Times New Roman" w:cs="Times New Roman"/>
          <w:color w:val="000000"/>
          <w:sz w:val="24"/>
          <w:szCs w:val="24"/>
          <w:lang w:eastAsia="en-AU"/>
        </w:rPr>
        <w:t>devil facial tumour disease (DFTD) in Tasmanian devil (</w:t>
      </w:r>
      <w:r>
        <w:rPr>
          <w:rFonts w:ascii="Times New Roman" w:eastAsia="Times New Roman" w:hAnsi="Times New Roman" w:cs="Times New Roman"/>
          <w:i/>
          <w:iCs/>
          <w:color w:val="000000"/>
          <w:sz w:val="24"/>
          <w:szCs w:val="24"/>
          <w:lang w:eastAsia="en-AU"/>
        </w:rPr>
        <w:t xml:space="preserve">Sarcophilus </w:t>
      </w:r>
      <w:proofErr w:type="spellStart"/>
      <w:r>
        <w:rPr>
          <w:rFonts w:ascii="Times New Roman" w:eastAsia="Times New Roman" w:hAnsi="Times New Roman" w:cs="Times New Roman"/>
          <w:i/>
          <w:iCs/>
          <w:color w:val="000000"/>
          <w:sz w:val="24"/>
          <w:szCs w:val="24"/>
          <w:lang w:eastAsia="en-AU"/>
        </w:rPr>
        <w:t>harrisii</w:t>
      </w:r>
      <w:proofErr w:type="spellEnd"/>
      <w:r>
        <w:rPr>
          <w:rFonts w:ascii="Times New Roman" w:eastAsia="Times New Roman" w:hAnsi="Times New Roman" w:cs="Times New Roman"/>
          <w:color w:val="000000"/>
          <w:sz w:val="24"/>
          <w:szCs w:val="24"/>
          <w:lang w:eastAsia="en-AU"/>
        </w:rPr>
        <w:t xml:space="preserve">) populations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{"citationID":"FKoL4Szr","properties":{"formattedCitation":"(Hamede {\\i{}et al.} 2009)","plainCitation":"(Hamede et al. 2009)","noteIndex":0},"citationItems":[{"id":2988,"uris":["http://zotero.org/users/7391531/items/98PGMZEL"],"itemData":{"id":2988,"type":"article-journal","container-title":"Ecology Letters","DOI":"10.1111/j.1461-0248.2009.01370.x","ISSN":"1461-0248","issue":"11","note":"publisher: Blackwell Publishing Ltd","page":"1147–1157","title":"Contact networks in a wild Tasmanian devil (&lt;i&gt;Sarcophilus harrisii&lt;/i&gt;) population: using social network analysis to reveal seasonal variability in social behaviour and its implications for transmission of devil facial tumour disease","volume":"12","author":[{"family":"Hamede","given":"Rodrigo K"},{"family":"Bashford","given":"Jim"},{"family":"McCallum","given":"Hamish"},{"family":"Jones","given":"Menna"}],"issued":{"date-parts":[["2009",11]]}}}],"schema":"https://github.com/citation-style-language/schema/raw/master/csl-citation.json"}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w:t>
      </w:r>
      <w:proofErr w:type="spellStart"/>
      <w:r w:rsidR="00742913" w:rsidRPr="00742913">
        <w:rPr>
          <w:rFonts w:ascii="Times New Roman" w:hAnsi="Times New Roman" w:cs="Times New Roman"/>
          <w:sz w:val="24"/>
          <w:szCs w:val="24"/>
        </w:rPr>
        <w:t>Hamede</w:t>
      </w:r>
      <w:proofErr w:type="spellEnd"/>
      <w:r w:rsidR="00742913" w:rsidRPr="00742913">
        <w:rPr>
          <w:rFonts w:ascii="Times New Roman" w:hAnsi="Times New Roman" w:cs="Times New Roman"/>
          <w:sz w:val="24"/>
          <w:szCs w:val="24"/>
        </w:rPr>
        <w:t xml:space="preserve">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2009)</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We demonstrate that using spectral measures of network structure alone can provide a useful proxy for disease vulnerability with estimates of prevalence comparable to those empirically derived. Further, we provide a user-friendly app that utilizes our models to provide practitioners with predictions, for example, of the prevalence of a pathogen across a variety of spread scenarios using a user-supplied network without the need for lengthy simulation</w:t>
      </w:r>
      <w:r w:rsidR="00620055">
        <w:rPr>
          <w:rFonts w:ascii="Times New Roman" w:eastAsia="Times New Roman" w:hAnsi="Times New Roman" w:cs="Times New Roman"/>
          <w:color w:val="000000"/>
          <w:sz w:val="24"/>
          <w:szCs w:val="24"/>
          <w:lang w:eastAsia="en-AU"/>
        </w:rPr>
        <w:t xml:space="preserve"> (see </w:t>
      </w:r>
      <w:hyperlink r:id="rId12">
        <w:r>
          <w:rPr>
            <w:rStyle w:val="Hyperlink"/>
            <w:rFonts w:ascii="Times New Roman" w:eastAsia="Times New Roman" w:hAnsi="Times New Roman" w:cs="Times New Roman"/>
            <w:sz w:val="24"/>
            <w:szCs w:val="24"/>
            <w:lang w:eastAsia="en-AU"/>
          </w:rPr>
          <w:t>https://spreadpredictr.shinyapps.io/spreadpredictr/</w:t>
        </w:r>
      </w:hyperlink>
      <w:r w:rsidR="00620055">
        <w:rPr>
          <w:rFonts w:ascii="Times New Roman" w:eastAsia="Times New Roman" w:hAnsi="Times New Roman" w:cs="Times New Roman"/>
          <w:color w:val="000000"/>
          <w:sz w:val="24"/>
          <w:szCs w:val="24"/>
          <w:lang w:eastAsia="en-AU"/>
        </w:rPr>
        <w:t>).</w:t>
      </w:r>
    </w:p>
    <w:p w14:paraId="019A425C" w14:textId="46797C47" w:rsidR="00932A6A" w:rsidRDefault="00932A6A">
      <w:pPr>
        <w:spacing w:after="0" w:line="24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br w:type="page"/>
      </w:r>
    </w:p>
    <w:p w14:paraId="179BA509" w14:textId="77777777" w:rsidR="00E06F1B" w:rsidRDefault="00E06F1B" w:rsidP="00E06F1B">
      <w:pPr>
        <w:rPr>
          <w:rFonts w:ascii="Times New Roman" w:hAnsi="Times New Roman" w:cs="Times New Roman"/>
          <w:b/>
          <w:bCs/>
          <w:sz w:val="24"/>
          <w:szCs w:val="24"/>
        </w:rPr>
      </w:pPr>
      <w:r>
        <w:rPr>
          <w:rFonts w:ascii="Times New Roman" w:hAnsi="Times New Roman" w:cs="Times New Roman"/>
          <w:b/>
          <w:bCs/>
          <w:sz w:val="24"/>
          <w:szCs w:val="24"/>
        </w:rPr>
        <w:lastRenderedPageBreak/>
        <w:t>Methods</w:t>
      </w:r>
    </w:p>
    <w:p w14:paraId="491719EB" w14:textId="77777777" w:rsidR="00E06F1B" w:rsidRDefault="00E06F1B" w:rsidP="00E06F1B">
      <w:pPr>
        <w:ind w:firstLine="720"/>
        <w:rPr>
          <w:rFonts w:ascii="Times New Roman" w:hAnsi="Times New Roman" w:cs="Times New Roman"/>
          <w:i/>
          <w:iCs/>
          <w:sz w:val="24"/>
          <w:szCs w:val="24"/>
        </w:rPr>
      </w:pPr>
      <w:r>
        <w:rPr>
          <w:rFonts w:ascii="Times New Roman" w:hAnsi="Times New Roman" w:cs="Times New Roman"/>
          <w:i/>
          <w:iCs/>
          <w:sz w:val="24"/>
          <w:szCs w:val="24"/>
        </w:rPr>
        <w:t>Networks</w:t>
      </w:r>
    </w:p>
    <w:p w14:paraId="164A296F" w14:textId="77777777" w:rsidR="00E06F1B" w:rsidRDefault="00E06F1B" w:rsidP="00E06F1B">
      <w:pPr>
        <w:spacing w:line="480" w:lineRule="auto"/>
        <w:rPr>
          <w:rFonts w:ascii="Times New Roman" w:hAnsi="Times New Roman" w:cs="Times New Roman"/>
          <w:sz w:val="24"/>
          <w:szCs w:val="24"/>
        </w:rPr>
      </w:pPr>
      <w:r>
        <w:rPr>
          <w:rFonts w:ascii="Times New Roman" w:hAnsi="Times New Roman" w:cs="Times New Roman"/>
          <w:sz w:val="24"/>
          <w:szCs w:val="24"/>
        </w:rPr>
        <w:t>We downloaded all animal contact networks from the ASNR on 12</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2022 </w:t>
      </w:r>
      <w:r>
        <w:fldChar w:fldCharType="begin"/>
      </w:r>
      <w:r>
        <w:rPr>
          <w:rFonts w:ascii="Times New Roman" w:hAnsi="Times New Roman" w:cs="Times New Roman"/>
          <w:sz w:val="24"/>
          <w:szCs w:val="24"/>
        </w:rPr>
        <w:instrText xml:space="preserve"> ADDIN ZOTERO_ITEM CSL_CITATION {"citationID":"2sfP8Mlp","properties":{"formattedCitation":"(Sah {\\i{}et al.} 2019)","plainCitation":"(Sah et al. 2019)","noteIndex":0},"citationItems":[{"id":8182,"uris":["http://zotero.org/users/7391531/items/AALMWEWH"],"itemData":{"id":8182,"type":"article-journal","abstract":"Social network analysis is an invaluable tool to understand the patterns, evolution, and consequences of sociality. Comparative studies over a range of social systems across multiple taxonomic groups are particularly valuable. Such studies however require quantitative social association or interaction data across multiple species which is not easily available. We introduce the Animal Social Network Repository (ASNR) as the first multi-taxonomic repository that collates 790 social networks from more than 45 species, including those of mammals, reptiles, fish, birds, and insects. The repository was created by consolidating social network datasets from the literature on wild and captive animals into a consistent and easy-to-use network data format. The repository is archived at https://bansallab.github.io/asnr/. ASNR has tremendous research potential, including testing hypotheses in the fields of animal ecology, social behavior, epidemiology and evolutionary biology.","container-title":"Scientific Data","DOI":"10.1038/s41597-019-0056-z","ISSN":"2052-4463","issue":"1","journalAbbreviation":"Sci Data","language":"en","license":"2019 The Author(s)","note":"number: 1\npublisher: Nature Publishing Group","page":"44","source":"www.nature.com","title":"A multi-species repository of social networks","volume":"6","author":[{"family":"Sah","given":"Pratha"},{"family":"Méndez","given":"José David"},{"family":"Bansal","given":"Shweta"}],"issued":{"date-parts":[["2019",4,29]]}}}],"schema":"https://github.com/citation-style-language/schema/raw/master/csl-citation.json"} </w:instrText>
      </w:r>
      <w:r>
        <w:rPr>
          <w:rFonts w:ascii="Times New Roman" w:hAnsi="Times New Roman" w:cs="Times New Roman"/>
          <w:sz w:val="24"/>
          <w:szCs w:val="24"/>
        </w:rPr>
        <w:fldChar w:fldCharType="separate"/>
      </w:r>
      <w:r w:rsidRPr="00742913">
        <w:rPr>
          <w:rFonts w:ascii="Times New Roman" w:hAnsi="Times New Roman" w:cs="Times New Roman"/>
          <w:sz w:val="24"/>
          <w:szCs w:val="24"/>
        </w:rPr>
        <w:t xml:space="preserve">(Sah </w:t>
      </w:r>
      <w:r w:rsidRPr="00742913">
        <w:rPr>
          <w:rFonts w:ascii="Times New Roman" w:hAnsi="Times New Roman" w:cs="Times New Roman"/>
          <w:i/>
          <w:iCs/>
          <w:sz w:val="24"/>
          <w:szCs w:val="24"/>
        </w:rPr>
        <w:t>et al.</w:t>
      </w:r>
      <w:r w:rsidRPr="00742913">
        <w:rPr>
          <w:rFonts w:ascii="Times New Roman" w:hAnsi="Times New Roman" w:cs="Times New Roman"/>
          <w:sz w:val="24"/>
          <w:szCs w:val="24"/>
        </w:rPr>
        <w:t xml:space="preserve"> 2019)</w:t>
      </w:r>
      <w:r>
        <w:rPr>
          <w:rFonts w:ascii="Times New Roman" w:hAnsi="Times New Roman" w:cs="Times New Roman"/>
          <w:sz w:val="24"/>
          <w:szCs w:val="24"/>
        </w:rPr>
        <w:fldChar w:fldCharType="end"/>
      </w:r>
      <w:r>
        <w:rPr>
          <w:rFonts w:ascii="Times New Roman" w:hAnsi="Times New Roman" w:cs="Times New Roman"/>
          <w:sz w:val="24"/>
          <w:szCs w:val="24"/>
        </w:rPr>
        <w:t xml:space="preserve"> and combined these with other comparable published animal contact networks </w:t>
      </w:r>
      <w:r>
        <w:fldChar w:fldCharType="begin"/>
      </w:r>
      <w:r>
        <w:rPr>
          <w:rFonts w:ascii="Times New Roman" w:hAnsi="Times New Roman" w:cs="Times New Roman"/>
          <w:sz w:val="24"/>
          <w:szCs w:val="24"/>
        </w:rPr>
        <w:instrText xml:space="preserve"> ADDIN ZOTERO_ITEM CSL_CITATION {"citationID":"Nbp3diZ8","properties":{"formattedCitation":"(Rushmore {\\i{}et al.} 2013; Weber {\\i{}et al.} 2013; VanderWaal {\\i{}et al.} 2014)","plainCitation":"(Rushmore et al. 2013; Weber et al. 2013; VanderWaal et al. 2014)","noteIndex":0},"citationItems":[{"id":8210,"uris":["http://zotero.org/users/7391531/items/7PHZLCXH"],"itemData":{"id":8210,"type":"article-journal","abstract":"Heterogeneity in host association patterns can alter pathogen transmission and strategies for control. Great apes are highly social and endangered animals that have experienced substantial population declines from directly transmitted pathogens; as such, network approaches to quantify contact heterogeneity could be crucially important for predicting infection probability and outbreak size following pathogen introduction, especially owing to challenges in collecting real-time infection data for endangered wildlife. We present here the first study using network analysis to quantify contact heterogeneity in wild apes, with applications for predicting community-wide infectious disease risk. Specifically, within a wild chimpanzee community, we ask how associations between individuals vary over time, and we identify traits of highly connected individuals that might contribute disproportionately to pathogen spread. We used field observations of behavioural encounters in a habituated wild chimpanzee community in Kibale National Park, Uganda to construct monthly party level (i.e. subgroup) and close-contact (i.e. ≤5 m) association networks over a 9-month period. Network analysis revealed that networks were highly dynamic over time. In particular, oestrous events significantly increased pairwise party associations, suggesting that community-wide disease outbreaks should be more likely to occur when many females are in oestrus. Bayesian models and permutation tests identified traits of chimpanzees that were highly connected within the network. Individuals with large families (i.e. mothers and their juveniles) that range in the core of the community territory and to a lesser extent high-ranking males were central to association networks, and thus represent the most important individuals to target for disease intervention strategies. Overall, we show striking temporal variation in network structure and traits that predict association patterns in a wild chimpanzee community. These empirically-derived networks can inform dynamic models of pathogen transmission and have practical applications for infectious disease management of endangered wildlife species.","container-title":"Journal of Animal Ecology","DOI":"10.1111/1365-2656.12088","ISSN":"1365-2656","issue":"5","language":"en","note":"_eprint: https://onlinelibrary.wiley.com/doi/pdf/10.1111/1365-2656.12088","page":"976-986","source":"Wiley Online Library","title":"Social network analysis of wild chimpanzees provides insights for predicting infectious disease risk","volume":"82","author":[{"family":"Rushmore","given":"Julie"},{"family":"Caillaud","given":"Damien"},{"family":"Matamba","given":"Leopold"},{"family":"Stumpf","given":"Rebecca M."},{"family":"Borgatti","given":"Stephen P."},{"family":"Altizer","given":"Sonia"}],"issued":{"date-parts":[["2013"]]}}},{"id":4821,"uris":["http://zotero.org/users/7391531/items/RXY87L8Y"],"itemData":{"id":4821,"type":"article-journal","container-title":"Current Biology","DOI":"10.1016/j.cub.2013.09.011","ISSN":"09609822","issue":"20","page":"R915–R916","title":"Badger social networks correlate with tuberculosis infection","volume":"23","author":[{"family":"Weber","given":"Nicola"},{"family":"Carter","given":"Stephen P."},{"family":"Dall","given":"Sasha R.X."},{"family":"Delahay","given":"Richard J."},{"family":"McDonald","given":"Jennifer L."},{"family":"Bearhop","given":"Stuart"},{"family":"McDonald","given":"Robbie A."}],"issued":{"date-parts":[["2013",10]]}}},{"id":1122,"uris":["http://zotero.org/users/7391531/items/NVCKTXCM"],"itemData":{"id":1122,"type":"article-journal","abstract":"Although network analysis has drawn considerable attention as a promising tool for disease ecology, empirical research has been hindered by limitations in detecting the occurrence of pathogen transmission (who transmitted to whom) within social networks. Using a novel approach, we utilize the genetics of a diverse microbe, Escherichia coli, to infer where direct or indirect transmission has occurred and use these data to construct transmission networks for a wild giraffe population (Giraffe camelopardalis). Individuals were considered to be a part of the same transmission chain and were interlinked in the transmission network if they shared genetic subtypes of E. coli. By using microbial genetics to quantify who transmits to whom independently from the behavioural data on who is in contact with whom, we were able to directly investigate how the structure of contact networks influences the structure of the transmission network. To distinguish between the effects of social and environmental contact on transmission dynamics, the transmission network was compared with two separate contact networks defined from the behavioural data: a social network based on association patterns, and a spatial network based on patterns of home-range overlap among individuals. We found that links in the transmission network were more likely to occur between individuals that were strongly linked in the social network. Furthermore, individuals that had more numerous connections or that occupied 'bottleneck' positions in the social network tended to occupy similar positions in the transmission network. No similar correlations were observed between the spatial and transmission networks. This indicates that an individual's social network position is predictive of transmission network position, which has implications for identifying individuals that function as super-spreaders or transmission bottlenecks in the population. These results emphasize the importance of association patterns in understanding transmission dynamics, even for environmentally transmitted microbes like E. coli. This study is the first to use microbial genetics to construct and analyse transmission networks in a wildlife population and highlights the potential utility of an approach integrating microbial genetics with network analysis.","container-title":"The Journal of Animal Ecology","DOI":"10.1111/1365-2656.12137","ISSN":"1365-2656","issue":"2","note":"PMID: 24117416","page":"406–14","title":"Linking social and pathogen transmission networks using microbial genetics in giraffe (&lt;i&gt;Giraffa camelopardalis&lt;/i&gt;).","volume":"83","author":[{"family":"VanderWaal","given":"Kimberly L"},{"family":"Atwill","given":"Edward R"},{"family":"Isbell","given":"Lynne A"},{"family":"McCowan","given":"Brenda"}],"issued":{"date-parts":[["2014",3]]}}}],"schema":"https://github.com/citation-style-language/schema/raw/master/csl-citation.json"} </w:instrText>
      </w:r>
      <w:r>
        <w:rPr>
          <w:rFonts w:ascii="Times New Roman" w:hAnsi="Times New Roman" w:cs="Times New Roman"/>
          <w:sz w:val="24"/>
          <w:szCs w:val="24"/>
        </w:rPr>
        <w:fldChar w:fldCharType="separate"/>
      </w:r>
      <w:r w:rsidRPr="00742913">
        <w:rPr>
          <w:rFonts w:ascii="Times New Roman" w:hAnsi="Times New Roman" w:cs="Times New Roman"/>
          <w:sz w:val="24"/>
          <w:szCs w:val="24"/>
        </w:rPr>
        <w:t xml:space="preserve">(Rushmore </w:t>
      </w:r>
      <w:r w:rsidRPr="00742913">
        <w:rPr>
          <w:rFonts w:ascii="Times New Roman" w:hAnsi="Times New Roman" w:cs="Times New Roman"/>
          <w:i/>
          <w:iCs/>
          <w:sz w:val="24"/>
          <w:szCs w:val="24"/>
        </w:rPr>
        <w:t>et al.</w:t>
      </w:r>
      <w:r w:rsidRPr="00742913">
        <w:rPr>
          <w:rFonts w:ascii="Times New Roman" w:hAnsi="Times New Roman" w:cs="Times New Roman"/>
          <w:sz w:val="24"/>
          <w:szCs w:val="24"/>
        </w:rPr>
        <w:t xml:space="preserve"> 2013; Weber </w:t>
      </w:r>
      <w:r w:rsidRPr="00742913">
        <w:rPr>
          <w:rFonts w:ascii="Times New Roman" w:hAnsi="Times New Roman" w:cs="Times New Roman"/>
          <w:i/>
          <w:iCs/>
          <w:sz w:val="24"/>
          <w:szCs w:val="24"/>
        </w:rPr>
        <w:t>et al.</w:t>
      </w:r>
      <w:r w:rsidRPr="00742913">
        <w:rPr>
          <w:rFonts w:ascii="Times New Roman" w:hAnsi="Times New Roman" w:cs="Times New Roman"/>
          <w:sz w:val="24"/>
          <w:szCs w:val="24"/>
        </w:rPr>
        <w:t xml:space="preserve"> 2013; </w:t>
      </w:r>
      <w:proofErr w:type="spellStart"/>
      <w:r w:rsidRPr="00742913">
        <w:rPr>
          <w:rFonts w:ascii="Times New Roman" w:hAnsi="Times New Roman" w:cs="Times New Roman"/>
          <w:sz w:val="24"/>
          <w:szCs w:val="24"/>
        </w:rPr>
        <w:t>VanderWaal</w:t>
      </w:r>
      <w:proofErr w:type="spellEnd"/>
      <w:r w:rsidRPr="00742913">
        <w:rPr>
          <w:rFonts w:ascii="Times New Roman" w:hAnsi="Times New Roman" w:cs="Times New Roman"/>
          <w:sz w:val="24"/>
          <w:szCs w:val="24"/>
        </w:rPr>
        <w:t xml:space="preserve"> </w:t>
      </w:r>
      <w:r w:rsidRPr="00742913">
        <w:rPr>
          <w:rFonts w:ascii="Times New Roman" w:hAnsi="Times New Roman" w:cs="Times New Roman"/>
          <w:i/>
          <w:iCs/>
          <w:sz w:val="24"/>
          <w:szCs w:val="24"/>
        </w:rPr>
        <w:t>et al.</w:t>
      </w:r>
      <w:r w:rsidRPr="00742913">
        <w:rPr>
          <w:rFonts w:ascii="Times New Roman" w:hAnsi="Times New Roman" w:cs="Times New Roman"/>
          <w:sz w:val="24"/>
          <w:szCs w:val="24"/>
        </w:rPr>
        <w:t xml:space="preserve"> 2014)</w:t>
      </w:r>
      <w:r>
        <w:rPr>
          <w:rFonts w:ascii="Times New Roman" w:hAnsi="Times New Roman" w:cs="Times New Roman"/>
          <w:sz w:val="24"/>
          <w:szCs w:val="24"/>
        </w:rPr>
        <w:fldChar w:fldCharType="end"/>
      </w:r>
      <w:r>
        <w:rPr>
          <w:rFonts w:ascii="Times New Roman" w:hAnsi="Times New Roman" w:cs="Times New Roman"/>
          <w:sz w:val="24"/>
          <w:szCs w:val="24"/>
        </w:rPr>
        <w:t xml:space="preserve">. We binarized each network, extracted the largest connected component, and excluded networks with fewer than 10 individuals. This left us with 603 </w:t>
      </w:r>
      <w:commentRangeStart w:id="48"/>
      <w:commentRangeStart w:id="49"/>
      <w:r>
        <w:rPr>
          <w:rFonts w:ascii="Times New Roman" w:hAnsi="Times New Roman" w:cs="Times New Roman"/>
          <w:sz w:val="24"/>
          <w:szCs w:val="24"/>
        </w:rPr>
        <w:t>networks from 43 species.</w:t>
      </w:r>
      <w:commentRangeEnd w:id="48"/>
      <w:r w:rsidR="00C74AC4">
        <w:rPr>
          <w:rStyle w:val="CommentReference"/>
        </w:rPr>
        <w:commentReference w:id="48"/>
      </w:r>
      <w:commentRangeEnd w:id="49"/>
      <w:r w:rsidR="00E27ED9">
        <w:rPr>
          <w:rStyle w:val="CommentReference"/>
        </w:rPr>
        <w:commentReference w:id="49"/>
      </w:r>
    </w:p>
    <w:p w14:paraId="362451BB" w14:textId="77777777" w:rsidR="00E06F1B" w:rsidRDefault="00E06F1B" w:rsidP="00E06F1B">
      <w:pPr>
        <w:spacing w:line="480" w:lineRule="auto"/>
        <w:rPr>
          <w:rFonts w:ascii="Times New Roman" w:hAnsi="Times New Roman" w:cs="Times New Roman"/>
          <w:sz w:val="24"/>
          <w:szCs w:val="24"/>
        </w:rPr>
      </w:pPr>
    </w:p>
    <w:p w14:paraId="2A603493" w14:textId="1D4CB6B5" w:rsidR="00E06F1B" w:rsidRDefault="00E06F1B" w:rsidP="00E06F1B">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each network we calculated a variety of network structure variables using the R package </w:t>
      </w:r>
      <w:proofErr w:type="spellStart"/>
      <w:r>
        <w:rPr>
          <w:rFonts w:ascii="Times New Roman" w:hAnsi="Times New Roman" w:cs="Times New Roman"/>
          <w:i/>
          <w:iCs/>
          <w:sz w:val="24"/>
          <w:szCs w:val="24"/>
        </w:rPr>
        <w:t>igraph</w:t>
      </w:r>
      <w:proofErr w:type="spellEnd"/>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ADDIN ZOTERO_ITEM CSL_CITATION {"citationID":"9K397kIl","properties":{"formattedCitation":"(Cs\\uc0\\u225{}rdi &amp; Nepusz 2006)","plainCitation":"(Csárdi &amp; Nepusz 2006)","noteIndex":0},"citationItems":[{"id":4920,"uris":["http://zotero.org/users/7391531/items/JCVP9XXW"],"itemData":{"id":4920,"type":"article-journal","abstract":"The igraph software package provides handy tools for researchers in network science. It is an open source portable library capable of handling huge graphs with millions of vertices and edges and it is also suitable to grid computing. It contains routines for creating, manipulating and visualizing networks, calculating various structural properties, importing from and exporting to various file formats and many more. Via its interfaces to high-level languages like GNU R and Python it supports rapid development and fast prototyping.","container-title":"InterJournal Complex Systems","note":"PMID: 1420","page":"1695","title":"The igraph software package for complex network research","author":[{"family":"Csárdi","given":"G"},{"family":"Nepusz","given":"T"}],"issued":{"date-parts":[["2006"]]}}}],"schema":"https://github.com/citation-style-language/schema/raw/master/csl-citation.json"} </w:instrText>
      </w:r>
      <w:r>
        <w:rPr>
          <w:rFonts w:ascii="Times New Roman" w:hAnsi="Times New Roman" w:cs="Times New Roman"/>
          <w:i/>
          <w:iCs/>
          <w:sz w:val="24"/>
          <w:szCs w:val="24"/>
        </w:rPr>
        <w:fldChar w:fldCharType="separate"/>
      </w:r>
      <w:r w:rsidRPr="00742913">
        <w:rPr>
          <w:rFonts w:ascii="Times New Roman" w:hAnsi="Times New Roman" w:cs="Times New Roman"/>
          <w:sz w:val="24"/>
          <w:szCs w:val="24"/>
        </w:rPr>
        <w:t>(</w:t>
      </w:r>
      <w:proofErr w:type="spellStart"/>
      <w:r w:rsidRPr="00742913">
        <w:rPr>
          <w:rFonts w:ascii="Times New Roman" w:hAnsi="Times New Roman" w:cs="Times New Roman"/>
          <w:sz w:val="24"/>
          <w:szCs w:val="24"/>
        </w:rPr>
        <w:t>Csárdi</w:t>
      </w:r>
      <w:proofErr w:type="spellEnd"/>
      <w:r w:rsidRPr="00742913">
        <w:rPr>
          <w:rFonts w:ascii="Times New Roman" w:hAnsi="Times New Roman" w:cs="Times New Roman"/>
          <w:sz w:val="24"/>
          <w:szCs w:val="24"/>
        </w:rPr>
        <w:t xml:space="preserve"> &amp; </w:t>
      </w:r>
      <w:proofErr w:type="spellStart"/>
      <w:r w:rsidRPr="00742913">
        <w:rPr>
          <w:rFonts w:ascii="Times New Roman" w:hAnsi="Times New Roman" w:cs="Times New Roman"/>
          <w:sz w:val="24"/>
          <w:szCs w:val="24"/>
        </w:rPr>
        <w:t>Nepusz</w:t>
      </w:r>
      <w:proofErr w:type="spellEnd"/>
      <w:r w:rsidRPr="00742913">
        <w:rPr>
          <w:rFonts w:ascii="Times New Roman" w:hAnsi="Times New Roman" w:cs="Times New Roman"/>
          <w:sz w:val="24"/>
          <w:szCs w:val="24"/>
        </w:rPr>
        <w:t xml:space="preserve"> 2006)</w:t>
      </w:r>
      <w:r>
        <w:rPr>
          <w:rFonts w:ascii="Times New Roman" w:hAnsi="Times New Roman" w:cs="Times New Roman"/>
          <w:i/>
          <w:iCs/>
          <w:sz w:val="24"/>
          <w:szCs w:val="24"/>
        </w:rPr>
        <w:fldChar w:fldCharType="end"/>
      </w:r>
      <w:r>
        <w:rPr>
          <w:rFonts w:ascii="Times New Roman" w:hAnsi="Times New Roman" w:cs="Times New Roman"/>
          <w:sz w:val="24"/>
          <w:szCs w:val="24"/>
        </w:rPr>
        <w:t xml:space="preserve">. As these networks were constructed using a wide variety of techniques, we also extracted metadata from the </w:t>
      </w:r>
      <w:proofErr w:type="gramStart"/>
      <w:r>
        <w:rPr>
          <w:rFonts w:ascii="Times New Roman" w:hAnsi="Times New Roman" w:cs="Times New Roman"/>
          <w:sz w:val="24"/>
          <w:szCs w:val="24"/>
        </w:rPr>
        <w:t>ASNR</w:t>
      </w:r>
      <w:proofErr w:type="gramEnd"/>
      <w:r>
        <w:rPr>
          <w:rFonts w:ascii="Times New Roman" w:hAnsi="Times New Roman" w:cs="Times New Roman"/>
          <w:sz w:val="24"/>
          <w:szCs w:val="24"/>
        </w:rPr>
        <w:t xml:space="preserve"> or the publication associated with the network (Table S3). These variables were also added to the models. We used Principal Components Analysis (PCA) biplots to examine the drivers of variation in network structure and visualise how networks clustered by taxonomic class. We removed networks with missing metadata (8 networks) and screened for correlations between variables. As many of the machine learning</w:t>
      </w:r>
      <w:r w:rsidR="00664298">
        <w:rPr>
          <w:rFonts w:ascii="Times New Roman" w:hAnsi="Times New Roman" w:cs="Times New Roman"/>
          <w:sz w:val="24"/>
          <w:szCs w:val="24"/>
        </w:rPr>
        <w:t xml:space="preserve"> algorithms</w:t>
      </w:r>
      <w:r>
        <w:rPr>
          <w:rFonts w:ascii="Times New Roman" w:hAnsi="Times New Roman" w:cs="Times New Roman"/>
          <w:sz w:val="24"/>
          <w:szCs w:val="24"/>
        </w:rPr>
        <w:t xml:space="preserve"> are less sensitive to collinearity </w:t>
      </w:r>
      <w:r>
        <w:fldChar w:fldCharType="begin"/>
      </w:r>
      <w:r>
        <w:rPr>
          <w:rFonts w:ascii="Times New Roman" w:hAnsi="Times New Roman" w:cs="Times New Roman"/>
          <w:sz w:val="24"/>
          <w:szCs w:val="24"/>
        </w:rPr>
        <w:instrText xml:space="preserve"> ADDIN ZOTERO_ITEM CSL_CITATION {"citationID":"1BckUlCE","properties":{"formattedCitation":"(Fountain-Jones {\\i{}et al.} 2019)","plainCitation":"(Fountain-Jones et al. 2019)","noteIndex":0},"citationItems":[{"id":2924,"uris":["http://zotero.org/users/7391531/items/ZYZXHAQG"],"itemData":{"id":2924,"type":"article-journal","abstract":"© 2019 The Authors. Journal of Animal Ecology © 2019 British Ecological Society Predicting infectious disease dynamics is a central challenge in disease ecology. Models that can assess which individuals are most at risk of being exposed to a pathogen not only provide valuable insights into disease transmission and dynamics but can also guide management interventions. Constructing such models for wild animal populations, however, is particularly challenging; often only serological data are available on a subset of individuals and nonlinear relationships between variables are common. Here we provide a guide to the latest advances in statistical machine learning to construct pathogen-risk models that automatically incorporate complex nonlinear relationships with minimal statistical assumptions from ecological data with missing data. Our approach compares multiple machine learning algorithms in a unified environment to find the model with the best predictive performance and uses game theory to better interpret results. We apply this framework on two major pathogens that infect African lions: canine distemper virus (CDV) and feline parvovirus. Our modelling approach provided enhanced predictive performance compared to more traditional approaches, as well as new insights into disease risks in a wild population. We were able to efficiently capture and visualize strong nonlinear patterns, as well as model complex interactions between variables in shaping exposure risk from CDV and feline parvovirus. For example, we found that lions were more likely to be exposed to CDV at a young age but only in low rainfall years. When combined with our data calibration approach, our framework helped us to answer questions about risk of pathogen exposure that are difficult to address with previous methods. Our framework not only has the potential to aid in predicting disease risk in animal populations, but also can be used to build robust predictive models suitable for other ecological applications such as modelling species distribution or diversity patterns.","container-title":"Journal of Animal Ecology","DOI":"10.1111/1365-2656.13076","ISSN":"13652656","issue":"10","license":"All rights reserved","title":"How to make more from exposure data? An integrated machine learning pipeline to predict pathogen exposure","volume":"88","author":[{"family":"Fountain-Jones","given":"N.M."},{"family":"Machado","given":"G."},{"family":"Carver","given":"S."},{"family":"Packer","given":"C."},{"family":"Recamonde-Mendoza","given":"M."},{"family":"Craft","given":"M.E."}],"issued":{"date-parts":[["2019"]]}}}],"schema":"https://github.com/citation-style-language/schema/raw/master/csl-citation.json"} </w:instrText>
      </w:r>
      <w:r>
        <w:rPr>
          <w:rFonts w:ascii="Times New Roman" w:hAnsi="Times New Roman" w:cs="Times New Roman"/>
          <w:sz w:val="24"/>
          <w:szCs w:val="24"/>
        </w:rPr>
        <w:fldChar w:fldCharType="separate"/>
      </w:r>
      <w:r w:rsidRPr="00742913">
        <w:rPr>
          <w:rFonts w:ascii="Times New Roman" w:hAnsi="Times New Roman" w:cs="Times New Roman"/>
          <w:sz w:val="24"/>
          <w:szCs w:val="24"/>
        </w:rPr>
        <w:t xml:space="preserve">(Fountain-Jones </w:t>
      </w:r>
      <w:r w:rsidRPr="00742913">
        <w:rPr>
          <w:rFonts w:ascii="Times New Roman" w:hAnsi="Times New Roman" w:cs="Times New Roman"/>
          <w:i/>
          <w:iCs/>
          <w:sz w:val="24"/>
          <w:szCs w:val="24"/>
        </w:rPr>
        <w:t>et al.</w:t>
      </w:r>
      <w:r w:rsidRPr="00742913">
        <w:rPr>
          <w:rFonts w:ascii="Times New Roman" w:hAnsi="Times New Roman" w:cs="Times New Roman"/>
          <w:sz w:val="24"/>
          <w:szCs w:val="24"/>
        </w:rPr>
        <w:t xml:space="preserve"> 2019)</w:t>
      </w:r>
      <w:r>
        <w:rPr>
          <w:rFonts w:ascii="Times New Roman" w:hAnsi="Times New Roman" w:cs="Times New Roman"/>
          <w:sz w:val="24"/>
          <w:szCs w:val="24"/>
        </w:rPr>
        <w:fldChar w:fldCharType="end"/>
      </w:r>
      <w:r>
        <w:rPr>
          <w:rFonts w:ascii="Times New Roman" w:hAnsi="Times New Roman" w:cs="Times New Roman"/>
          <w:sz w:val="24"/>
          <w:szCs w:val="24"/>
        </w:rPr>
        <w:t xml:space="preserve"> we used a pairwise correlation threshold of 0.7 and removed variables from the pair with the highest overall correlation (Table S2).</w:t>
      </w:r>
    </w:p>
    <w:p w14:paraId="47CDA360" w14:textId="77777777" w:rsidR="00E06F1B" w:rsidRDefault="00E06F1B" w:rsidP="00E06F1B">
      <w:pPr>
        <w:ind w:firstLine="720"/>
        <w:rPr>
          <w:rFonts w:ascii="Times New Roman" w:hAnsi="Times New Roman" w:cs="Times New Roman"/>
          <w:i/>
          <w:iCs/>
          <w:sz w:val="24"/>
          <w:szCs w:val="24"/>
        </w:rPr>
      </w:pPr>
      <w:r>
        <w:rPr>
          <w:rFonts w:ascii="Times New Roman" w:hAnsi="Times New Roman" w:cs="Times New Roman"/>
          <w:i/>
          <w:iCs/>
          <w:sz w:val="24"/>
          <w:szCs w:val="24"/>
        </w:rPr>
        <w:t>Simulations</w:t>
      </w:r>
    </w:p>
    <w:p w14:paraId="370167A7" w14:textId="77777777" w:rsidR="00E06F1B" w:rsidRDefault="00E06F1B" w:rsidP="00E06F1B">
      <w:pPr>
        <w:rPr>
          <w:rFonts w:ascii="Times New Roman" w:hAnsi="Times New Roman" w:cs="Times New Roman"/>
          <w:sz w:val="24"/>
          <w:szCs w:val="24"/>
        </w:rPr>
      </w:pPr>
    </w:p>
    <w:p w14:paraId="4BF239F9" w14:textId="77777777" w:rsidR="00E06F1B" w:rsidDel="00757DB5" w:rsidRDefault="00E06F1B" w:rsidP="00E06F1B">
      <w:pPr>
        <w:spacing w:line="480" w:lineRule="auto"/>
        <w:rPr>
          <w:del w:id="50" w:author="Nicholas Fountain-Jones" w:date="2022-10-12T14:15:00Z"/>
          <w:rFonts w:ascii="Times New Roman" w:hAnsi="Times New Roman" w:cs="Times New Roman"/>
          <w:sz w:val="24"/>
          <w:szCs w:val="24"/>
        </w:rPr>
      </w:pPr>
      <w:r>
        <w:rPr>
          <w:rFonts w:ascii="Times New Roman" w:hAnsi="Times New Roman" w:cs="Times New Roman"/>
          <w:sz w:val="24"/>
          <w:szCs w:val="24"/>
        </w:rPr>
        <w:t>To simulate the spread of infection on each network we used our R package “</w:t>
      </w:r>
      <w:proofErr w:type="spellStart"/>
      <w:r>
        <w:rPr>
          <w:rFonts w:ascii="Times New Roman" w:hAnsi="Times New Roman" w:cs="Times New Roman"/>
          <w:sz w:val="24"/>
          <w:szCs w:val="24"/>
        </w:rPr>
        <w:t>EpicR</w:t>
      </w:r>
      <w:proofErr w:type="spellEnd"/>
      <w:r>
        <w:rPr>
          <w:rFonts w:ascii="Times New Roman" w:hAnsi="Times New Roman" w:cs="Times New Roman"/>
          <w:sz w:val="24"/>
          <w:szCs w:val="24"/>
        </w:rPr>
        <w:t>” (</w:t>
      </w:r>
      <w:r>
        <w:rPr>
          <w:rFonts w:ascii="Times New Roman" w:hAnsi="Times New Roman" w:cs="Times New Roman"/>
          <w:sz w:val="24"/>
          <w:szCs w:val="24"/>
          <w:u w:val="single"/>
        </w:rPr>
        <w:t>Epi</w:t>
      </w:r>
      <w:r>
        <w:rPr>
          <w:rFonts w:ascii="Times New Roman" w:hAnsi="Times New Roman" w:cs="Times New Roman"/>
          <w:sz w:val="24"/>
          <w:szCs w:val="24"/>
        </w:rPr>
        <w:t xml:space="preserve">demics by computers in </w:t>
      </w:r>
      <w:r>
        <w:rPr>
          <w:rFonts w:ascii="Times New Roman" w:hAnsi="Times New Roman" w:cs="Times New Roman"/>
          <w:sz w:val="24"/>
          <w:szCs w:val="24"/>
          <w:u w:val="single"/>
        </w:rPr>
        <w:t>R; available on GitHub at https://github.com/mcharleston/epicr</w:t>
      </w:r>
      <w:r>
        <w:rPr>
          <w:rFonts w:ascii="Times New Roman" w:hAnsi="Times New Roman" w:cs="Times New Roman"/>
          <w:sz w:val="24"/>
          <w:szCs w:val="24"/>
        </w:rPr>
        <w:t>).</w:t>
      </w:r>
    </w:p>
    <w:p w14:paraId="26A6EA2A" w14:textId="77777777" w:rsidR="00E06F1B" w:rsidRDefault="00E06F1B" w:rsidP="00E06F1B">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simulations use a standard discretisation of the SIR model, in which time proceeds in “ticks,” for example representing days. Initially one individual was chosen at uniform random to be infected (I) and all others were susceptible (S). At each time step, one of two changes of </w:t>
      </w:r>
      <w:r>
        <w:rPr>
          <w:rFonts w:ascii="Times New Roman" w:hAnsi="Times New Roman" w:cs="Times New Roman"/>
          <w:sz w:val="24"/>
          <w:szCs w:val="24"/>
        </w:rPr>
        <w:lastRenderedPageBreak/>
        <w:t xml:space="preserve">state can happen to </w:t>
      </w:r>
      <w:proofErr w:type="gramStart"/>
      <w:r>
        <w:rPr>
          <w:rFonts w:ascii="Times New Roman" w:hAnsi="Times New Roman" w:cs="Times New Roman"/>
          <w:sz w:val="24"/>
          <w:szCs w:val="24"/>
        </w:rPr>
        <w:t>each individual</w:t>
      </w:r>
      <w:proofErr w:type="gramEnd"/>
      <w:r>
        <w:rPr>
          <w:rFonts w:ascii="Times New Roman" w:hAnsi="Times New Roman" w:cs="Times New Roman"/>
          <w:sz w:val="24"/>
          <w:szCs w:val="24"/>
        </w:rPr>
        <w:t xml:space="preserve"> (represented by a node), depending on its current state.  An ‘S’ individual will become infected (I) with a probability (1 </w:t>
      </w:r>
      <w:r>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(1 </w:t>
      </w:r>
      <w:proofErr w:type="gramStart"/>
      <w:r>
        <w:rPr>
          <w:rFonts w:ascii="Times New Roman" w:eastAsia="Times New Roman" w:hAnsi="Times New Roman" w:cs="Times New Roman"/>
          <w:sz w:val="24"/>
          <w:szCs w:val="24"/>
        </w:rPr>
        <w:t>−</w:t>
      </w:r>
      <w:r>
        <w:rPr>
          <w:rFonts w:ascii="Times New Roman" w:hAnsi="Times New Roman" w:cs="Times New Roman"/>
          <w:sz w:val="24"/>
          <w:szCs w:val="24"/>
        </w:rPr>
        <w:t xml:space="preserve">  β</w:t>
      </w:r>
      <w:proofErr w:type="gramEnd"/>
      <w:r>
        <w:rPr>
          <w:rFonts w:ascii="Times New Roman" w:hAnsi="Times New Roman" w:cs="Times New Roman"/>
          <w:sz w:val="24"/>
          <w:szCs w:val="24"/>
        </w:rPr>
        <w:t>)</w:t>
      </w:r>
      <w:r>
        <w:rPr>
          <w:rFonts w:ascii="Times New Roman" w:hAnsi="Times New Roman" w:cs="Times New Roman"/>
          <w:i/>
          <w:iCs/>
          <w:sz w:val="24"/>
          <w:szCs w:val="24"/>
          <w:vertAlign w:val="superscript"/>
        </w:rPr>
        <w:t>k</w:t>
      </w:r>
      <w:r>
        <w:rPr>
          <w:rFonts w:ascii="Times New Roman" w:hAnsi="Times New Roman" w:cs="Times New Roman"/>
          <w:sz w:val="24"/>
          <w:szCs w:val="24"/>
        </w:rPr>
        <w:t xml:space="preserve">), where </w:t>
      </w:r>
      <w:r>
        <w:rPr>
          <w:rFonts w:ascii="Times New Roman" w:hAnsi="Times New Roman" w:cs="Times New Roman"/>
          <w:i/>
          <w:iCs/>
          <w:sz w:val="24"/>
          <w:szCs w:val="24"/>
        </w:rPr>
        <w:t>k</w:t>
      </w:r>
      <w:r>
        <w:rPr>
          <w:rFonts w:ascii="Times New Roman" w:hAnsi="Times New Roman" w:cs="Times New Roman"/>
          <w:sz w:val="24"/>
          <w:szCs w:val="24"/>
        </w:rPr>
        <w:t xml:space="preserve"> is the number of currently infected neighbours it has, or otherwise stay as S; an ‘I’ individual will recover (R) with probability γ or remain as I. Recovered (R) individuals stay as R.</w:t>
      </w:r>
    </w:p>
    <w:p w14:paraId="6C720587" w14:textId="77777777" w:rsidR="00E06F1B" w:rsidRDefault="00E06F1B" w:rsidP="00E06F1B">
      <w:pPr>
        <w:spacing w:line="480" w:lineRule="auto"/>
        <w:rPr>
          <w:rFonts w:ascii="Times New Roman" w:hAnsi="Times New Roman" w:cs="Times New Roman"/>
          <w:sz w:val="24"/>
          <w:szCs w:val="24"/>
        </w:rPr>
      </w:pPr>
      <w:r>
        <w:rPr>
          <w:rFonts w:ascii="Times New Roman" w:hAnsi="Times New Roman" w:cs="Times New Roman"/>
          <w:sz w:val="24"/>
          <w:szCs w:val="24"/>
        </w:rPr>
        <w:t>In classical deterministic SIR models as a set of differential equations, β and γ are instantaneous rates; here, they are probabilities per time step, so at a coarse level, they are comparable.</w:t>
      </w:r>
    </w:p>
    <w:p w14:paraId="6D4AF5B0" w14:textId="3F100631" w:rsidR="00E06F1B" w:rsidRDefault="00E06F1B" w:rsidP="00E06F1B">
      <w:pPr>
        <w:spacing w:line="480" w:lineRule="auto"/>
        <w:rPr>
          <w:rFonts w:ascii="Times New Roman" w:hAnsi="Times New Roman" w:cs="Times New Roman"/>
          <w:sz w:val="24"/>
          <w:szCs w:val="24"/>
        </w:rPr>
      </w:pPr>
      <w:r>
        <w:rPr>
          <w:rFonts w:ascii="Times New Roman" w:hAnsi="Times New Roman" w:cs="Times New Roman"/>
          <w:sz w:val="24"/>
          <w:szCs w:val="24"/>
        </w:rPr>
        <w:t>On each network, we performed 1000 simulations using different combinations of transmission (β = 0.01, 0.025, 0.05, 0.1, 0.2) and recovery probabilities (γ = 0.04, 0.4). We chose these values to broadly reflect a range of scenarios from high to low transmissibility and slow to fast recovery</w:t>
      </w:r>
      <w:r>
        <w:rPr>
          <w:rFonts w:ascii="Times New Roman" w:hAnsi="Times New Roman" w:cs="Times New Roman"/>
          <w:sz w:val="24"/>
        </w:rPr>
        <w:t xml:space="preserve"> (Leung 2021) and ensure large outbreaks (&gt;10% on individuals infected, see Fig S8 for the analysis with a wider variety of recovery rates) </w:t>
      </w:r>
      <w:r>
        <w:fldChar w:fldCharType="begin"/>
      </w:r>
      <w:r>
        <w:rPr>
          <w:rFonts w:ascii="Times New Roman" w:hAnsi="Times New Roman" w:cs="Times New Roman"/>
          <w:sz w:val="24"/>
        </w:rPr>
        <w:instrText xml:space="preserve"> ADDIN ZOTERO_ITEM CSL_CITATION {"citationID":"Ni5twNjz","properties":{"formattedCitation":"(Sah {\\i{}et al.} 2017)","plainCitation":"(Sah et al. 2017)","noteIndex":0},"citationItems":[{"id":8200,"uris":["http://zotero.org/users/7391531/items/JUE6HAV4"],"itemData":{"id":8200,"type":"article-journal","abstract":"Disease risk is a potential cost of group living. Although modular organization is thought to reduce this cost in animal societies, empirical evidence toward this hypothesis has been conflicting. We analyzed empirical social networks from 43 animal species to motivate our study of the epidemiological consequences of modular structure in animal societies. From these empirical studies, we identified the features of interaction patterns associated with network modularity and developed a theoretical network model to investigate when and how subdivisions in social networks influence disease dynamics. Contrary to prior work, we found that disease risk is largely unaffected by modular structure, although social networks beyond a modular threshold experience smaller disease burden and longer disease duration. Our results illustrate that the lowering of disease burden in highly modular social networks is driven by two mechanisms of modular organization: network fragmentation and subgroup cohesion. Highly fragmented social networks with cohesive subgroups are able to structurally trap infections within a few subgroups and also cause a structural delay to the spread of disease outbreaks. Finally, we show that network models incorporating modular structure are necessary only when prior knowledge suggests that interactions within the population are highly subdivided. Otherwise, null networks based on basic knowledge about group size and local contact heterogeneity may be sufficient when data-limited estimates of epidemic consequences are necessary. Overall, our work does not support the hypothesis that modular structure universally mitigates the disease impact of group living.","container-title":"Proceedings of the National Academy of Sciences","DOI":"10.1073/pnas.1613616114","ISSN":"0027-8424, 1091-6490","issue":"16","journalAbbreviation":"PNAS","language":"en","license":"©  . http://www.pnas.org/site/misc/userlicense.xhtml","note":"publisher: National Academy of Sciences\nsection: Biological Sciences\nPMID: 28373567","page":"4165-4170","source":"www.pnas.org","title":"Unraveling the disease consequences and mechanisms of modular structure in animal social networks","volume":"114","author":[{"family":"Sah","given":"Pratha"},{"family":"Leu","given":"Stephan T."},{"family":"Cross","given":"Paul C."},{"family":"Hudson","given":"Peter J."},{"family":"Bansal","given":"Shweta"}],"issued":{"date-parts":[["2017",4,18]]}}}],"schema":"https://github.com/citation-style-language/schema/raw/master/csl-citation.json"} </w:instrText>
      </w:r>
      <w:r>
        <w:rPr>
          <w:rFonts w:ascii="Times New Roman" w:hAnsi="Times New Roman" w:cs="Times New Roman"/>
          <w:sz w:val="24"/>
        </w:rPr>
        <w:fldChar w:fldCharType="separate"/>
      </w:r>
      <w:r w:rsidRPr="00742913">
        <w:rPr>
          <w:rFonts w:ascii="Times New Roman" w:hAnsi="Times New Roman" w:cs="Times New Roman"/>
          <w:sz w:val="24"/>
          <w:szCs w:val="24"/>
        </w:rPr>
        <w:t xml:space="preserve">(Sah </w:t>
      </w:r>
      <w:r w:rsidRPr="00742913">
        <w:rPr>
          <w:rFonts w:ascii="Times New Roman" w:hAnsi="Times New Roman" w:cs="Times New Roman"/>
          <w:i/>
          <w:iCs/>
          <w:sz w:val="24"/>
          <w:szCs w:val="24"/>
        </w:rPr>
        <w:t>et al.</w:t>
      </w:r>
      <w:r w:rsidRPr="00742913">
        <w:rPr>
          <w:rFonts w:ascii="Times New Roman" w:hAnsi="Times New Roman" w:cs="Times New Roman"/>
          <w:sz w:val="24"/>
          <w:szCs w:val="24"/>
        </w:rPr>
        <w:t xml:space="preserve"> 2017)</w:t>
      </w:r>
      <w:r>
        <w:rPr>
          <w:rFonts w:ascii="Times New Roman" w:hAnsi="Times New Roman" w:cs="Times New Roman"/>
          <w:sz w:val="24"/>
        </w:rPr>
        <w:fldChar w:fldCharType="end"/>
      </w:r>
      <w:r>
        <w:rPr>
          <w:rFonts w:ascii="Times New Roman" w:hAnsi="Times New Roman" w:cs="Times New Roman"/>
          <w:sz w:val="24"/>
          <w:szCs w:val="24"/>
        </w:rPr>
        <w:t xml:space="preserve">. For each simulation we recorded two complementary epidemic measures to capture disease burden and speed of spread: a) the maximum prevalence reached, or the maximum proportion of individuals infected in the network after </w:t>
      </w:r>
      <w:proofErr w:type="gramStart"/>
      <w:r>
        <w:rPr>
          <w:rFonts w:ascii="Times New Roman" w:hAnsi="Times New Roman" w:cs="Times New Roman"/>
          <w:sz w:val="24"/>
          <w:szCs w:val="24"/>
        </w:rPr>
        <w:t>100 time</w:t>
      </w:r>
      <w:proofErr w:type="gramEnd"/>
      <w:r>
        <w:rPr>
          <w:rFonts w:ascii="Times New Roman" w:hAnsi="Times New Roman" w:cs="Times New Roman"/>
          <w:sz w:val="24"/>
          <w:szCs w:val="24"/>
        </w:rPr>
        <w:t xml:space="preserve"> steps</w:t>
      </w:r>
      <w:ins w:id="51" w:author="Nicholas Fountain-Jones" w:date="2022-10-12T15:56:00Z">
        <w:r w:rsidR="00097B6D">
          <w:rPr>
            <w:rFonts w:ascii="Times New Roman" w:hAnsi="Times New Roman" w:cs="Times New Roman"/>
            <w:sz w:val="24"/>
            <w:szCs w:val="24"/>
          </w:rPr>
          <w:t xml:space="preserve"> </w:t>
        </w:r>
        <w:commentRangeStart w:id="52"/>
        <w:r w:rsidR="00097B6D">
          <w:rPr>
            <w:rFonts w:ascii="Times New Roman" w:eastAsia="Times New Roman" w:hAnsi="Times New Roman" w:cs="Times New Roman"/>
            <w:color w:val="000000"/>
            <w:sz w:val="24"/>
            <w:szCs w:val="24"/>
            <w:lang w:eastAsia="en-AU"/>
          </w:rPr>
          <w:t>(hereafter ‘proportion infected’)</w:t>
        </w:r>
        <w:commentRangeEnd w:id="52"/>
        <w:r w:rsidR="00097B6D">
          <w:rPr>
            <w:rStyle w:val="CommentReference"/>
          </w:rPr>
          <w:commentReference w:id="52"/>
        </w:r>
      </w:ins>
      <w:r>
        <w:rPr>
          <w:rFonts w:ascii="Times New Roman" w:hAnsi="Times New Roman" w:cs="Times New Roman"/>
          <w:sz w:val="24"/>
          <w:szCs w:val="24"/>
        </w:rPr>
        <w:t xml:space="preserve"> and b) time to outbreak peak (i.e., which time step had the maximum number of infections). </w:t>
      </w:r>
      <w:r w:rsidR="00664298">
        <w:rPr>
          <w:rFonts w:ascii="Times New Roman" w:hAnsi="Times New Roman" w:cs="Times New Roman"/>
          <w:sz w:val="24"/>
          <w:szCs w:val="24"/>
        </w:rPr>
        <w:t>For brevity, our results focus on the maximum proportion of infected individuals</w:t>
      </w:r>
      <w:del w:id="53" w:author="Nicholas Fountain-Jones" w:date="2022-10-12T16:25:00Z">
        <w:r w:rsidR="00664298" w:rsidDel="006D29CE">
          <w:rPr>
            <w:rFonts w:ascii="Times New Roman" w:hAnsi="Times New Roman" w:cs="Times New Roman"/>
            <w:sz w:val="24"/>
            <w:szCs w:val="24"/>
          </w:rPr>
          <w:delText xml:space="preserve"> </w:delText>
        </w:r>
      </w:del>
      <w:r w:rsidR="00664298">
        <w:rPr>
          <w:rFonts w:ascii="Times New Roman" w:hAnsi="Times New Roman" w:cs="Times New Roman"/>
          <w:sz w:val="24"/>
          <w:szCs w:val="24"/>
        </w:rPr>
        <w:t xml:space="preserve">. </w:t>
      </w:r>
      <w:r>
        <w:rPr>
          <w:rFonts w:ascii="Times New Roman" w:hAnsi="Times New Roman" w:cs="Times New Roman"/>
          <w:sz w:val="24"/>
          <w:szCs w:val="24"/>
        </w:rPr>
        <w:t xml:space="preserve">We chose </w:t>
      </w:r>
      <w:proofErr w:type="gramStart"/>
      <w:r>
        <w:rPr>
          <w:rFonts w:ascii="Times New Roman" w:hAnsi="Times New Roman" w:cs="Times New Roman"/>
          <w:sz w:val="24"/>
          <w:szCs w:val="24"/>
        </w:rPr>
        <w:t>100 time</w:t>
      </w:r>
      <w:proofErr w:type="gramEnd"/>
      <w:r>
        <w:rPr>
          <w:rFonts w:ascii="Times New Roman" w:hAnsi="Times New Roman" w:cs="Times New Roman"/>
          <w:sz w:val="24"/>
          <w:szCs w:val="24"/>
        </w:rPr>
        <w:t xml:space="preserve"> steps to ensure that the epidemic ended and there were no remaining infected nodes. One randomly chosen individual was infected at the beginning of the simulation. The average maximum proportion infected and time to outbreak across all simulations for each parameter combination were used as the response variables in the machine learning models,</w:t>
      </w:r>
    </w:p>
    <w:p w14:paraId="6FC065A2" w14:textId="77777777" w:rsidR="00E06F1B" w:rsidRDefault="00E06F1B" w:rsidP="00E06F1B">
      <w:pPr>
        <w:rPr>
          <w:rFonts w:ascii="Times New Roman" w:hAnsi="Times New Roman" w:cs="Times New Roman"/>
          <w:i/>
          <w:iCs/>
          <w:sz w:val="24"/>
          <w:szCs w:val="24"/>
        </w:rPr>
      </w:pPr>
    </w:p>
    <w:p w14:paraId="4307EC11" w14:textId="77777777" w:rsidR="00E06F1B" w:rsidRDefault="00E06F1B" w:rsidP="00E06F1B">
      <w:pPr>
        <w:ind w:firstLine="720"/>
        <w:rPr>
          <w:rFonts w:ascii="Times New Roman" w:hAnsi="Times New Roman" w:cs="Times New Roman"/>
          <w:i/>
          <w:iCs/>
          <w:sz w:val="24"/>
          <w:szCs w:val="24"/>
        </w:rPr>
      </w:pPr>
      <w:r>
        <w:rPr>
          <w:rFonts w:ascii="Times New Roman" w:hAnsi="Times New Roman" w:cs="Times New Roman"/>
          <w:i/>
          <w:iCs/>
          <w:sz w:val="24"/>
          <w:szCs w:val="24"/>
        </w:rPr>
        <w:t>Machine learning pipeline</w:t>
      </w:r>
    </w:p>
    <w:p w14:paraId="21F81787" w14:textId="77777777" w:rsidR="00E06F1B" w:rsidRDefault="00E06F1B" w:rsidP="00E06F1B">
      <w:pPr>
        <w:rPr>
          <w:rFonts w:ascii="Times New Roman" w:hAnsi="Times New Roman" w:cs="Times New Roman"/>
          <w:i/>
          <w:iCs/>
          <w:sz w:val="24"/>
          <w:szCs w:val="24"/>
        </w:rPr>
      </w:pPr>
    </w:p>
    <w:p w14:paraId="45AB573B" w14:textId="77777777" w:rsidR="00E06F1B" w:rsidRDefault="00E06F1B" w:rsidP="00E06F1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We used a recently developed multi-response interpretable machine learning approach (</w:t>
      </w:r>
      <w:proofErr w:type="spellStart"/>
      <w:r w:rsidRPr="00057815">
        <w:rPr>
          <w:rFonts w:ascii="Times New Roman" w:hAnsi="Times New Roman" w:cs="Times New Roman"/>
          <w:i/>
          <w:iCs/>
          <w:sz w:val="24"/>
          <w:szCs w:val="24"/>
        </w:rPr>
        <w:t>MrIML</w:t>
      </w:r>
      <w:proofErr w:type="spellEnd"/>
      <w:r>
        <w:rPr>
          <w:rFonts w:ascii="Times New Roman" w:hAnsi="Times New Roman" w:cs="Times New Roman"/>
          <w:sz w:val="24"/>
          <w:szCs w:val="24"/>
        </w:rPr>
        <w:t xml:space="preserve">) </w:t>
      </w:r>
      <w:r>
        <w:fldChar w:fldCharType="begin"/>
      </w:r>
      <w:r>
        <w:rPr>
          <w:rFonts w:ascii="Times New Roman" w:hAnsi="Times New Roman" w:cs="Times New Roman"/>
          <w:sz w:val="24"/>
          <w:szCs w:val="24"/>
        </w:rPr>
        <w:instrText xml:space="preserve"> ADDIN ZOTERO_ITEM CSL_CITATION {"citationID":"KwWXatii","properties":{"formattedCitation":"(Fountain-Jones {\\i{}et al.} 2021)","plainCitation":"(Fountain-Jones et al. 2021)","noteIndex":0},"citationItems":[{"id":2913,"uris":["http://zotero.org/users/7391531/items/X2XNWJIN"],"itemData":{"id":2913,"type":"article-journal","abstract":"We introduce a new R package ‘MrIML’ (Multi-response Interpretable\nMachine Learning). MrIML provides a powerful and interpretable framework\nthat enables users to harness recent advances in machine learning to map\nmulti-locus genomic relationships, to identify loci of interest for\nfuture landscape genetics studies and to gain new insights into\nadaptation across environmental gradients. Relationships between genetic\nchange and environment are often non-linear, interactive and\nautocorrelated. Our package helps capture this complexity and offers\nfunctions that construct, fit and conduct inference on a wide range of\nhighly flexible models that are routinely used for single-locus\nlandscape genetics studies but are rarely extended to estimate response\nfunctions for multiple loci. To demonstrate the package’s broad\nfunctionality, we test its ability to recover landscape relationships\nfrom simulated genomic data. We also apply the package to two empirical\ncase studies. In the first we estimate variation in the population-level\ngenetic composition of North American balsam poplar (Populus\nbalsamifera, Salicaceae) and in the second we recover individual-level\nlandscapes while estimating host drivers of feline immunodeficiency\nvirus genetic spread in bobcats (Lynx rufus). The ability to model\nthousands of loci collectively and compare models from linear regression\nto extreme gradient boosting, within the same analytical framework, has\nthe potential to be transformative. The MrIML framework is also\nextendable and not limited to mapping genetic change, for example, it\ncan be used to quantify the environmental driver sof microbiomes and\ncoinfection dynamics.","container-title":"Molecular Ecology Resources","DOI":"10.22541/au.160855820.09604024/v1","page":"2766-2781","source":"DOI.org (Crossref)","title":"MrIML: Multi-response interpretable machine learning to map genomic landscapes","title-short":"MrIML","volume":"21","author":[{"family":"Fountain-Jones","given":"Nichola"},{"family":"Kozakiewicz","given":"Christopher"},{"family":"Forester","given":"Brenna"},{"family":"Landguth","given":"Erin"},{"family":"Carver","given":"Scott"},{"family":"Charleston","given":"Michael"},{"family":"Gagne","given":"Roderick"},{"family":"Greenwell","given":"Brandon"},{"family":"Kraberger","given":"Simona"},{"family":"Trumbo","given":"Daryl"},{"family":"Mayer","given":"Michael"},{"family":"Clark","given":"Nicholas"},{"family":"Machado","given":"Gustavo"}],"issued":{"date-parts":[["2021",8,21]]}}}],"schema":"https://github.com/citation-style-language/schema/raw/master/csl-citation.json"} </w:instrText>
      </w:r>
      <w:r>
        <w:rPr>
          <w:rFonts w:ascii="Times New Roman" w:hAnsi="Times New Roman" w:cs="Times New Roman"/>
          <w:sz w:val="24"/>
          <w:szCs w:val="24"/>
        </w:rPr>
        <w:fldChar w:fldCharType="separate"/>
      </w:r>
      <w:r w:rsidRPr="00742913">
        <w:rPr>
          <w:rFonts w:ascii="Times New Roman" w:hAnsi="Times New Roman" w:cs="Times New Roman"/>
          <w:sz w:val="24"/>
          <w:szCs w:val="24"/>
        </w:rPr>
        <w:t xml:space="preserve">(Fountain-Jones </w:t>
      </w:r>
      <w:r w:rsidRPr="00742913">
        <w:rPr>
          <w:rFonts w:ascii="Times New Roman" w:hAnsi="Times New Roman" w:cs="Times New Roman"/>
          <w:i/>
          <w:iCs/>
          <w:sz w:val="24"/>
          <w:szCs w:val="24"/>
        </w:rPr>
        <w:t>et al.</w:t>
      </w:r>
      <w:r w:rsidRPr="00742913">
        <w:rPr>
          <w:rFonts w:ascii="Times New Roman" w:hAnsi="Times New Roman" w:cs="Times New Roman"/>
          <w:sz w:val="24"/>
          <w:szCs w:val="24"/>
        </w:rPr>
        <w:t xml:space="preserve"> 2021)</w:t>
      </w:r>
      <w:r>
        <w:rPr>
          <w:rFonts w:ascii="Times New Roman" w:hAnsi="Times New Roman" w:cs="Times New Roman"/>
          <w:sz w:val="24"/>
          <w:szCs w:val="24"/>
        </w:rPr>
        <w:fldChar w:fldCharType="end"/>
      </w:r>
      <w:r>
        <w:rPr>
          <w:rFonts w:ascii="Times New Roman" w:hAnsi="Times New Roman" w:cs="Times New Roman"/>
          <w:sz w:val="24"/>
          <w:szCs w:val="24"/>
        </w:rPr>
        <w:t xml:space="preserve"> to predict outbreak characteristics using network structure variables. Our </w:t>
      </w:r>
      <w:proofErr w:type="spellStart"/>
      <w:r>
        <w:rPr>
          <w:rFonts w:ascii="Times New Roman" w:hAnsi="Times New Roman" w:cs="Times New Roman"/>
          <w:i/>
          <w:iCs/>
          <w:sz w:val="24"/>
          <w:szCs w:val="24"/>
        </w:rPr>
        <w:t>MrIML</w:t>
      </w:r>
      <w:proofErr w:type="spellEnd"/>
      <w:r>
        <w:rPr>
          <w:rFonts w:ascii="Times New Roman" w:hAnsi="Times New Roman" w:cs="Times New Roman"/>
          <w:sz w:val="24"/>
          <w:szCs w:val="24"/>
        </w:rPr>
        <w:t xml:space="preserve"> approach had the advantage of allowing us to rapidly construct and compare models across a variety of machine-learning algorithms for each of our response variables as well as assess generalized predictive surfaces across epidemic parameters. </w:t>
      </w:r>
    </w:p>
    <w:p w14:paraId="593E4D52" w14:textId="77777777" w:rsidR="00E06F1B" w:rsidRDefault="00E06F1B" w:rsidP="00E06F1B">
      <w:pPr>
        <w:spacing w:line="480" w:lineRule="auto"/>
        <w:rPr>
          <w:rFonts w:ascii="Times New Roman" w:hAnsi="Times New Roman" w:cs="Times New Roman"/>
          <w:sz w:val="24"/>
          <w:szCs w:val="24"/>
        </w:rPr>
      </w:pPr>
    </w:p>
    <w:p w14:paraId="4629294A" w14:textId="77777777" w:rsidR="00E06F1B" w:rsidRDefault="00E06F1B" w:rsidP="00E06F1B">
      <w:pPr>
        <w:spacing w:line="480" w:lineRule="auto"/>
        <w:rPr>
          <w:rFonts w:ascii="Times New Roman" w:hAnsi="Times New Roman" w:cs="Times New Roman"/>
          <w:sz w:val="24"/>
          <w:szCs w:val="24"/>
        </w:rPr>
      </w:pPr>
      <w:r>
        <w:rPr>
          <w:rFonts w:ascii="Times New Roman" w:hAnsi="Times New Roman" w:cs="Times New Roman"/>
          <w:sz w:val="24"/>
          <w:szCs w:val="24"/>
        </w:rPr>
        <w:t xml:space="preserve">To test the robustness of our results, we compared the performance of four different underlying supervised regression algorithms in our </w:t>
      </w:r>
      <w:proofErr w:type="spellStart"/>
      <w:r>
        <w:rPr>
          <w:rFonts w:ascii="Times New Roman" w:hAnsi="Times New Roman" w:cs="Times New Roman"/>
          <w:i/>
          <w:iCs/>
          <w:sz w:val="24"/>
          <w:szCs w:val="24"/>
        </w:rPr>
        <w:t>MrIML</w:t>
      </w:r>
      <w:proofErr w:type="spellEnd"/>
      <w:r>
        <w:rPr>
          <w:rFonts w:ascii="Times New Roman" w:hAnsi="Times New Roman" w:cs="Times New Roman"/>
          <w:sz w:val="24"/>
          <w:szCs w:val="24"/>
        </w:rPr>
        <w:t xml:space="preserve"> models. We compared linear models (LMs), support vector machines (SVMs), random forests (RF) and gradient boosted models (GBMs) as they operate in markedly different ways that can affect predictive performance </w:t>
      </w:r>
      <w:r>
        <w:fldChar w:fldCharType="begin"/>
      </w:r>
      <w:r>
        <w:rPr>
          <w:rFonts w:ascii="Times New Roman" w:hAnsi="Times New Roman" w:cs="Times New Roman"/>
          <w:sz w:val="24"/>
          <w:szCs w:val="24"/>
        </w:rPr>
        <w:instrText xml:space="preserve"> ADDIN ZOTERO_ITEM CSL_CITATION {"citationID":"sdNPFAZA","properties":{"formattedCitation":"(Fountain-Jones {\\i{}et al.} 2019; Machado {\\i{}et al.} 2019)","plainCitation":"(Fountain-Jones et al. 2019; Machado et al. 2019)","noteIndex":0},"citationItems":[{"id":2924,"uris":["http://zotero.org/users/7391531/items/ZYZXHAQG"],"itemData":{"id":2924,"type":"article-journal","abstract":"© 2019 The Authors. Journal of Animal Ecology © 2019 British Ecological Society Predicting infectious disease dynamics is a central challenge in disease ecology. Models that can assess which individuals are most at risk of being exposed to a pathogen not only provide valuable insights into disease transmission and dynamics but can also guide management interventions. Constructing such models for wild animal populations, however, is particularly challenging; often only serological data are available on a subset of individuals and nonlinear relationships between variables are common. Here we provide a guide to the latest advances in statistical machine learning to construct pathogen-risk models that automatically incorporate complex nonlinear relationships with minimal statistical assumptions from ecological data with missing data. Our approach compares multiple machine learning algorithms in a unified environment to find the model with the best predictive performance and uses game theory to better interpret results. We apply this framework on two major pathogens that infect African lions: canine distemper virus (CDV) and feline parvovirus. Our modelling approach provided enhanced predictive performance compared to more traditional approaches, as well as new insights into disease risks in a wild population. We were able to efficiently capture and visualize strong nonlinear patterns, as well as model complex interactions between variables in shaping exposure risk from CDV and feline parvovirus. For example, we found that lions were more likely to be exposed to CDV at a young age but only in low rainfall years. When combined with our data calibration approach, our framework helped us to answer questions about risk of pathogen exposure that are difficult to address with previous methods. Our framework not only has the potential to aid in predicting disease risk in animal populations, but also can be used to build robust predictive models suitable for other ecological applications such as modelling species distribution or diversity patterns.","container-title":"Journal of Animal Ecology","DOI":"10.1111/1365-2656.13076","ISSN":"13652656","issue":"10","license":"All rights reserved","title":"How to make more from exposure data? An integrated machine learning pipeline to predict pathogen exposure","volume":"88","author":[{"family":"Fountain-Jones","given":"N.M."},{"family":"Machado","given":"G."},{"family":"Carver","given":"S."},{"family":"Packer","given":"C."},{"family":"Recamonde-Mendoza","given":"M."},{"family":"Craft","given":"M.E."}],"issued":{"date-parts":[["2019"]]}}},{"id":4600,"uris":["http://zotero.org/users/7391531/items/DBXPY9IL"],"itemData":{"id":4600,"type":"article-journal","abstract":"The spread of pathogens in swine populations is in part determined by movements of animals between farms. However, understanding additional characteristics that predict disease outbreaks and uncovering landscape factors related to between-farm spread are crucial steps toward risk mitigation. This study integrates animal movements with environmental risk factors to identify the occurrence of porcine epidemic diarrhea virus (PEDV) outbreaks. Using weekly farm-level incidence data from 332 sow farms, we applied machine-learning algorithms to quantify associations between risk factors and PEDV outbreaks with the ultimate goal of training predictive models and to identify the most important factors associated with PEDV occurrence. Our best algorithm was able to correctly predict whether an outbreak occurred during one-week periods with \\textgreater80% accuracy. The most important predictors included pig movements into neighboring farms. Other important neighborhood attributes included hog density, environmental and weather factors such as vegetation, wind speed, temperature, and precipitation, and topographical features such as slope. Our neighborhood-based approach allowed us to simultaneously capture disease risks associated with long-distance animal movement as well as local spatial dynamics. The model presented here forms the foundation for near real-time disease mapping and will advance disease surveillance and control for endemic swine pathogens in the United States.","container-title":"Scientific Reports","DOI":"10.1038/s41598-018-36934-8","ISSN":"2045-2322","issue":"1","note":"publisher: Nature Publishing Group","page":"457","title":"Identifying outbreaks of Porcine Epidemic Diarrhea virus through animal movements and spatial neighborhoods","volume":"9","author":[{"family":"Machado","given":"Gustavo"},{"family":"Vilalta","given":"Carles"},{"family":"Recamonde-Mendoza","given":"Mariana"},{"family":"Corzo","given":"Cesar"},{"family":"Torremorell","given":"Montserrat"},{"family":"Perez","given":"Andrez"},{"family":"VanderWaal","given":"Kimberly"}],"issued":{"date-parts":[["2019",12]]}}}],"schema":"https://github.com/citation-style-language/schema/raw/master/csl-citation.json"} </w:instrText>
      </w:r>
      <w:r>
        <w:rPr>
          <w:rFonts w:ascii="Times New Roman" w:hAnsi="Times New Roman" w:cs="Times New Roman"/>
          <w:sz w:val="24"/>
          <w:szCs w:val="24"/>
        </w:rPr>
        <w:fldChar w:fldCharType="separate"/>
      </w:r>
      <w:r w:rsidRPr="00742913">
        <w:rPr>
          <w:rFonts w:ascii="Times New Roman" w:hAnsi="Times New Roman" w:cs="Times New Roman"/>
          <w:sz w:val="24"/>
          <w:szCs w:val="24"/>
        </w:rPr>
        <w:t xml:space="preserve">(Fountain-Jones </w:t>
      </w:r>
      <w:r w:rsidRPr="00742913">
        <w:rPr>
          <w:rFonts w:ascii="Times New Roman" w:hAnsi="Times New Roman" w:cs="Times New Roman"/>
          <w:i/>
          <w:iCs/>
          <w:sz w:val="24"/>
          <w:szCs w:val="24"/>
        </w:rPr>
        <w:t>et al.</w:t>
      </w:r>
      <w:r w:rsidRPr="00742913">
        <w:rPr>
          <w:rFonts w:ascii="Times New Roman" w:hAnsi="Times New Roman" w:cs="Times New Roman"/>
          <w:sz w:val="24"/>
          <w:szCs w:val="24"/>
        </w:rPr>
        <w:t xml:space="preserve"> 2019; Machado </w:t>
      </w:r>
      <w:r w:rsidRPr="00742913">
        <w:rPr>
          <w:rFonts w:ascii="Times New Roman" w:hAnsi="Times New Roman" w:cs="Times New Roman"/>
          <w:i/>
          <w:iCs/>
          <w:sz w:val="24"/>
          <w:szCs w:val="24"/>
        </w:rPr>
        <w:t>et al.</w:t>
      </w:r>
      <w:r w:rsidRPr="00742913">
        <w:rPr>
          <w:rFonts w:ascii="Times New Roman" w:hAnsi="Times New Roman" w:cs="Times New Roman"/>
          <w:sz w:val="24"/>
          <w:szCs w:val="24"/>
        </w:rPr>
        <w:t xml:space="preserve"> 2019)</w:t>
      </w:r>
      <w:r>
        <w:rPr>
          <w:rFonts w:ascii="Times New Roman" w:hAnsi="Times New Roman" w:cs="Times New Roman"/>
          <w:sz w:val="24"/>
          <w:szCs w:val="24"/>
        </w:rPr>
        <w:fldChar w:fldCharType="end"/>
      </w:r>
      <w:r>
        <w:rPr>
          <w:rFonts w:ascii="Times New Roman" w:hAnsi="Times New Roman" w:cs="Times New Roman"/>
          <w:sz w:val="24"/>
          <w:szCs w:val="24"/>
        </w:rPr>
        <w:t>. Categorical predictors such as ‘</w:t>
      </w:r>
      <w:proofErr w:type="gramStart"/>
      <w:r>
        <w:rPr>
          <w:rFonts w:ascii="Times New Roman" w:hAnsi="Times New Roman" w:cs="Times New Roman"/>
          <w:sz w:val="24"/>
          <w:szCs w:val="24"/>
        </w:rPr>
        <w:t>species’</w:t>
      </w:r>
      <w:proofErr w:type="gramEnd"/>
      <w:r>
        <w:rPr>
          <w:rFonts w:ascii="Times New Roman" w:hAnsi="Times New Roman" w:cs="Times New Roman"/>
          <w:sz w:val="24"/>
          <w:szCs w:val="24"/>
        </w:rPr>
        <w:t xml:space="preserve"> were hot-encoded for some models as needed (see Table S4). As both types of responses in our models were continuous, we compared the performance of each algorithm using the average R</w:t>
      </w:r>
      <w:r>
        <w:rPr>
          <w:rFonts w:ascii="Times New Roman" w:hAnsi="Times New Roman" w:cs="Times New Roman"/>
          <w:sz w:val="24"/>
          <w:szCs w:val="24"/>
          <w:vertAlign w:val="superscript"/>
        </w:rPr>
        <w:t xml:space="preserve">2 </w:t>
      </w:r>
      <w:r>
        <w:rPr>
          <w:rFonts w:ascii="Times New Roman" w:hAnsi="Times New Roman" w:cs="Times New Roman"/>
          <w:sz w:val="24"/>
          <w:szCs w:val="24"/>
        </w:rPr>
        <w:t>and root mean squared error (RMSE) across all responses (hereafter, the ‘global model’). As we included models that were not fit using sums of squares, our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estimate depended on the squared correlation between the observed and predicted values </w:t>
      </w:r>
      <w:r>
        <w:fldChar w:fldCharType="begin"/>
      </w:r>
      <w:r>
        <w:rPr>
          <w:rFonts w:ascii="Times New Roman" w:hAnsi="Times New Roman" w:cs="Times New Roman"/>
          <w:sz w:val="24"/>
          <w:szCs w:val="24"/>
        </w:rPr>
        <w:instrText xml:space="preserve"> ADDIN ZOTERO_ITEM CSL_CITATION {"citationID":"MYjNqmvM","properties":{"formattedCitation":"(Kv\\uc0\\u229{}lseth 1985)","plainCitation":"(Kvålseth 1985)","noteIndex":0},"citationItems":[{"id":8219,"uris":["http://zotero.org/users/7391531/items/C67L4U7A"],"itemData":{"id":8219,"type":"article-journal","abstract":"The coefficient of determination (R 2) is perhaps the single most extensively used measure of goodness of fit for regression models. It is also widely misused. The primary source of the problem is that except for linear models with an intercept term, the several alternative R 2 statistics are not generally equivalent. This article discusses various considerations and potential pitfalls in using the R 2's. Specific points are exemplified by means of empirical data. A new resistant statistic is also introduced.","container-title":"The American Statistician","DOI":"10.1080/00031305.1985.10479448","ISSN":"0003-1305","issue":"4","note":"publisher: Taylor &amp; Francis\n_eprint: https://doi.org/10.1080/00031305.1985.10479448","page":"279-285","source":"Taylor and Francis+NEJM","title":"Cautionary Note about R 2","volume":"39","author":[{"family":"Kvålseth","given":"Tarald O."}],"issued":{"date-parts":[["1985",11,1]]}}}],"schema":"https://github.com/citation-style-language/schema/raw/master/csl-citation.json"} </w:instrText>
      </w:r>
      <w:r>
        <w:rPr>
          <w:rFonts w:ascii="Times New Roman" w:hAnsi="Times New Roman" w:cs="Times New Roman"/>
          <w:sz w:val="24"/>
          <w:szCs w:val="24"/>
        </w:rPr>
        <w:fldChar w:fldCharType="separate"/>
      </w:r>
      <w:r w:rsidRPr="00742913">
        <w:rPr>
          <w:rFonts w:ascii="Times New Roman" w:hAnsi="Times New Roman" w:cs="Times New Roman"/>
          <w:sz w:val="24"/>
          <w:szCs w:val="24"/>
        </w:rPr>
        <w:t>(</w:t>
      </w:r>
      <w:proofErr w:type="spellStart"/>
      <w:r w:rsidRPr="00742913">
        <w:rPr>
          <w:rFonts w:ascii="Times New Roman" w:hAnsi="Times New Roman" w:cs="Times New Roman"/>
          <w:sz w:val="24"/>
          <w:szCs w:val="24"/>
        </w:rPr>
        <w:t>Kvålseth</w:t>
      </w:r>
      <w:proofErr w:type="spellEnd"/>
      <w:r w:rsidRPr="00742913">
        <w:rPr>
          <w:rFonts w:ascii="Times New Roman" w:hAnsi="Times New Roman" w:cs="Times New Roman"/>
          <w:sz w:val="24"/>
          <w:szCs w:val="24"/>
        </w:rPr>
        <w:t xml:space="preserve"> 1985)</w:t>
      </w:r>
      <w:r>
        <w:rPr>
          <w:rFonts w:ascii="Times New Roman" w:hAnsi="Times New Roman" w:cs="Times New Roman"/>
          <w:sz w:val="24"/>
          <w:szCs w:val="24"/>
        </w:rPr>
        <w:fldChar w:fldCharType="end"/>
      </w:r>
      <w:r>
        <w:rPr>
          <w:rFonts w:ascii="Times New Roman" w:hAnsi="Times New Roman" w:cs="Times New Roman"/>
          <w:sz w:val="24"/>
          <w:szCs w:val="24"/>
        </w:rPr>
        <w:t>. As ants (</w:t>
      </w:r>
      <w:proofErr w:type="spellStart"/>
      <w:r>
        <w:rPr>
          <w:rFonts w:ascii="Times New Roman" w:hAnsi="Times New Roman" w:cs="Times New Roman"/>
          <w:sz w:val="24"/>
          <w:szCs w:val="24"/>
        </w:rPr>
        <w:t>Insecta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Formicinae</w:t>
      </w:r>
      <w:proofErr w:type="spellEnd"/>
      <w:r>
        <w:rPr>
          <w:rFonts w:ascii="Times New Roman" w:hAnsi="Times New Roman" w:cs="Times New Roman"/>
          <w:sz w:val="24"/>
          <w:szCs w:val="24"/>
        </w:rPr>
        <w:t xml:space="preserve">) were over-represented, we compared model performance and interpretation with and without these networks. To calculate each performance metric, we used 10-fold cross validation to prevent overfitting each model. We tuned hyperparameters for each model (where appropriate) using 100 different hyper-parameter combinations (a 10×10 grid search) and selected the combination with the lowest RMSE. The underlying algorithm with the highest predictive performance was interrogated further. </w:t>
      </w:r>
    </w:p>
    <w:p w14:paraId="3421E84E" w14:textId="77777777" w:rsidR="00E06F1B" w:rsidRDefault="00E06F1B" w:rsidP="00E06F1B">
      <w:pPr>
        <w:spacing w:line="480" w:lineRule="auto"/>
        <w:rPr>
          <w:rFonts w:ascii="Times New Roman" w:hAnsi="Times New Roman" w:cs="Times New Roman"/>
          <w:sz w:val="24"/>
          <w:szCs w:val="24"/>
        </w:rPr>
      </w:pPr>
    </w:p>
    <w:p w14:paraId="13D9CBCF" w14:textId="77777777" w:rsidR="00E06F1B" w:rsidRDefault="00E06F1B" w:rsidP="00E06F1B">
      <w:pPr>
        <w:spacing w:line="480" w:lineRule="auto"/>
        <w:rPr>
          <w:rFonts w:ascii="Times New Roman" w:hAnsi="Times New Roman" w:cs="Times New Roman"/>
          <w:sz w:val="24"/>
          <w:szCs w:val="24"/>
        </w:rPr>
      </w:pPr>
      <w:r>
        <w:rPr>
          <w:rFonts w:ascii="Times New Roman" w:hAnsi="Times New Roman" w:cs="Times New Roman"/>
          <w:sz w:val="24"/>
          <w:szCs w:val="24"/>
        </w:rPr>
        <w:t xml:space="preserve">We interpreted this final model using a variety of model-agnostic techniques within the </w:t>
      </w:r>
      <w:proofErr w:type="spellStart"/>
      <w:r>
        <w:rPr>
          <w:rFonts w:ascii="Times New Roman" w:hAnsi="Times New Roman" w:cs="Times New Roman"/>
          <w:i/>
          <w:iCs/>
          <w:sz w:val="24"/>
          <w:szCs w:val="24"/>
        </w:rPr>
        <w:t>MrIML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framework. We assessed overall and model-specific variable importance using a variance-based method </w:t>
      </w:r>
      <w:r>
        <w:fldChar w:fldCharType="begin"/>
      </w:r>
      <w:r>
        <w:rPr>
          <w:rFonts w:ascii="Times New Roman" w:hAnsi="Times New Roman" w:cs="Times New Roman"/>
          <w:sz w:val="24"/>
          <w:szCs w:val="24"/>
        </w:rPr>
        <w:instrText xml:space="preserve"> ADDIN ZOTERO_ITEM CSL_CITATION {"citationID":"495a2NoE","properties":{"formattedCitation":"(Greenwell {\\i{}et al.} 2018)","plainCitation":"(Greenwell et al. 2018)","noteIndex":0},"citationItems":[{"id":2975,"uris":["http://zotero.org/users/7391531/items/X9AE2WTS"],"itemData":{"id":2975,"type":"article-journal","abstract":"In the era of \"big data\", it is becoming more of a challenge to not only build state-of-the-art predictive models, but also gain an understanding of what's really going on in the data. For example, it is often of interest to know which, if any, of the predictors in a fitted model are relatively influential on the predicted outcome. Some modern algorithms-like random forests and gradient boosted decision trees-have a natural way of quantifying the importance or relative influence of each feature. Other algorithms-like naive Bayes classifiers and support vector machines-are not capable of doing so and model-free approaches are generally used to measure each predictor's importance. In this paper, we propose a standardized, model-based approach to measuring predictor importance across the growing spectrum of supervised learning algorithms. Our proposed method is illustrated through both simulated and real data examples. The R code to reproduce all of the figures in this paper is available in the supplementary materials.","container-title":"arXiv Preprint arXiv:1805.04755","note":"_eprint: 1805.04755v1","title":"A simple and effective model-based variable importance measure","author":[{"family":"Greenwell","given":"Brandon M"},{"family":"Boehmke","given":"Bradley C"},{"family":"Mccarthy","given":"Andrew J"}],"issued":{"date-parts":[["2018"]]}}}],"schema":"https://github.com/citation-style-language/schema/raw/master/csl-citation.json"} </w:instrText>
      </w:r>
      <w:r>
        <w:rPr>
          <w:rFonts w:ascii="Times New Roman" w:hAnsi="Times New Roman" w:cs="Times New Roman"/>
          <w:sz w:val="24"/>
          <w:szCs w:val="24"/>
        </w:rPr>
        <w:fldChar w:fldCharType="separate"/>
      </w:r>
      <w:r w:rsidRPr="00742913">
        <w:rPr>
          <w:rFonts w:ascii="Times New Roman" w:hAnsi="Times New Roman" w:cs="Times New Roman"/>
          <w:sz w:val="24"/>
          <w:szCs w:val="24"/>
        </w:rPr>
        <w:t xml:space="preserve">(Greenwell </w:t>
      </w:r>
      <w:r w:rsidRPr="00742913">
        <w:rPr>
          <w:rFonts w:ascii="Times New Roman" w:hAnsi="Times New Roman" w:cs="Times New Roman"/>
          <w:i/>
          <w:iCs/>
          <w:sz w:val="24"/>
          <w:szCs w:val="24"/>
        </w:rPr>
        <w:t>et al.</w:t>
      </w:r>
      <w:r w:rsidRPr="00742913">
        <w:rPr>
          <w:rFonts w:ascii="Times New Roman" w:hAnsi="Times New Roman" w:cs="Times New Roman"/>
          <w:sz w:val="24"/>
          <w:szCs w:val="24"/>
        </w:rPr>
        <w:t xml:space="preserve"> 2018)</w:t>
      </w:r>
      <w:r>
        <w:rPr>
          <w:rFonts w:ascii="Times New Roman" w:hAnsi="Times New Roman" w:cs="Times New Roman"/>
          <w:sz w:val="24"/>
          <w:szCs w:val="24"/>
        </w:rPr>
        <w:fldChar w:fldCharType="end"/>
      </w:r>
      <w:r>
        <w:rPr>
          <w:rFonts w:ascii="Times New Roman" w:hAnsi="Times New Roman" w:cs="Times New Roman"/>
          <w:sz w:val="24"/>
          <w:szCs w:val="24"/>
        </w:rPr>
        <w:t>. We quantified how each variable</w:t>
      </w:r>
      <w:del w:id="54" w:author="Nicholas Fountain-Jones" w:date="2022-10-13T09:06:00Z">
        <w:r w:rsidDel="00DB52C1">
          <w:rPr>
            <w:rFonts w:ascii="Times New Roman" w:hAnsi="Times New Roman" w:cs="Times New Roman"/>
            <w:sz w:val="24"/>
            <w:szCs w:val="24"/>
          </w:rPr>
          <w:delText>s</w:delText>
        </w:r>
      </w:del>
      <w:r>
        <w:rPr>
          <w:rFonts w:ascii="Times New Roman" w:hAnsi="Times New Roman" w:cs="Times New Roman"/>
          <w:sz w:val="24"/>
          <w:szCs w:val="24"/>
        </w:rPr>
        <w:t xml:space="preserve"> alters epidemic outcomes using accumulated local effects (ALEs) </w:t>
      </w:r>
      <w:r>
        <w:fldChar w:fldCharType="begin"/>
      </w:r>
      <w:r>
        <w:rPr>
          <w:rFonts w:ascii="Times New Roman" w:hAnsi="Times New Roman" w:cs="Times New Roman"/>
          <w:sz w:val="24"/>
          <w:szCs w:val="24"/>
        </w:rPr>
        <w:instrText xml:space="preserve"> ADDIN ZOTERO_ITEM CSL_CITATION {"citationID":"38AOJOF7","properties":{"formattedCitation":"(Apley &amp; Zhu 2016)","plainCitation":"(Apley &amp; Zhu 2016)","noteIndex":0},"citationItems":[{"id":2426,"uris":["http://zotero.org/users/7391531/items/482CWNCL"],"itemData":{"id":2426,"type":"article-journal","abstract":"When fitting black box supervised learning models (e.g., complex trees, neural networks, boosted trees, random forests, nearest neighbors, local kernel-weighted methods, etc.), visualizing the main effects of the individual predictor variables and their low-order interaction effects is often important, and partial dependence (PD) plots are the most popular approach for accomplishing this. However, PD plots involve a serious pitfall if the predictor variables are far from independent, which is quite common with large observational data sets. Namely, PD plots require extrapolation of the response at predictor values that are far outside the multivariate envelope of the training data, which can render the PD plots unreliable. Although marginal plots (M plots) do not require such extrapolation, they produce substantially biased and misleading results when the predictors are dependent, analogous to the omitted variable bias in regression. We present a new visualization approach that we term accumulated local effects (ALE) plots, which inherits the desirable characteristics of PD and M plots, without inheriting their preceding shortcomings. Like M plots, ALE plots do not require extrapolation; and like PD plots, they are not biased by the omitted variable phenomenon. Moreover, ALE plots are far less computationally expensive than PD plots.","container-title":"Journal of the Royal Statistical Society. Series B: Statistical Methodology","issue":"4","note":"publisher: Blackwell Publishing Ltd\n_eprint: 1612.08468","page":"1059–1086","title":"Visualizing the effects of predictor variables in black box supervised learning models","volume":"82","author":[{"family":"Apley","given":"Daniel W."},{"family":"Zhu","given":"Jingyu"}],"issued":{"date-parts":[["2016",12]]}}}],"schema":"https://github.com/citation-style-language/schema/raw/master/csl-citation.json"} </w:instrText>
      </w:r>
      <w:r>
        <w:rPr>
          <w:rFonts w:ascii="Times New Roman" w:hAnsi="Times New Roman" w:cs="Times New Roman"/>
          <w:sz w:val="24"/>
          <w:szCs w:val="24"/>
        </w:rPr>
        <w:fldChar w:fldCharType="separate"/>
      </w:r>
      <w:r w:rsidRPr="00742913">
        <w:rPr>
          <w:rFonts w:ascii="Times New Roman" w:hAnsi="Times New Roman" w:cs="Times New Roman"/>
          <w:sz w:val="24"/>
        </w:rPr>
        <w:t>(</w:t>
      </w:r>
      <w:proofErr w:type="spellStart"/>
      <w:r w:rsidRPr="00742913">
        <w:rPr>
          <w:rFonts w:ascii="Times New Roman" w:hAnsi="Times New Roman" w:cs="Times New Roman"/>
          <w:sz w:val="24"/>
        </w:rPr>
        <w:t>Apley</w:t>
      </w:r>
      <w:proofErr w:type="spellEnd"/>
      <w:r w:rsidRPr="00742913">
        <w:rPr>
          <w:rFonts w:ascii="Times New Roman" w:hAnsi="Times New Roman" w:cs="Times New Roman"/>
          <w:sz w:val="24"/>
        </w:rPr>
        <w:t xml:space="preserve"> &amp; Zhu 2016)</w:t>
      </w:r>
      <w:r>
        <w:rPr>
          <w:rFonts w:ascii="Times New Roman" w:hAnsi="Times New Roman" w:cs="Times New Roman"/>
          <w:sz w:val="24"/>
          <w:szCs w:val="24"/>
        </w:rPr>
        <w:fldChar w:fldCharType="end"/>
      </w:r>
      <w:r>
        <w:rPr>
          <w:rFonts w:ascii="Times New Roman" w:hAnsi="Times New Roman" w:cs="Times New Roman"/>
          <w:sz w:val="24"/>
          <w:szCs w:val="24"/>
        </w:rPr>
        <w:t xml:space="preserve">. In brief, ALEs isolate the effect of each network characteristic on epidemic outcomes using a sliding window approach calculating the average change in prediction across the values range (while holding all other variables constant) </w:t>
      </w:r>
      <w:r>
        <w:fldChar w:fldCharType="begin"/>
      </w:r>
      <w:r>
        <w:rPr>
          <w:rFonts w:ascii="Times New Roman" w:hAnsi="Times New Roman" w:cs="Times New Roman"/>
          <w:sz w:val="24"/>
          <w:szCs w:val="24"/>
        </w:rPr>
        <w:instrText xml:space="preserve"> ADDIN ZOTERO_ITEM CSL_CITATION {"citationID":"Jzto0JWc","properties":{"formattedCitation":"(Molnar 2018)","plainCitation":"(Molnar 2018)","noteIndex":0},"citationItems":[{"id":2437,"uris":["http://zotero.org/users/7391531/items/3ZGYHSVP"],"itemData":{"id":2437,"type":"book","edition":"Retrieved from https://christophm.github.io/interpretable-ml-book/","title":"Interpretable machine learning","author":[{"family":"Molnar","given":"C"}],"issued":{"date-parts":[["2018"]]}}}],"schema":"https://github.com/citation-style-language/schema/raw/master/csl-citation.json"} </w:instrText>
      </w:r>
      <w:r>
        <w:rPr>
          <w:rFonts w:ascii="Times New Roman" w:hAnsi="Times New Roman" w:cs="Times New Roman"/>
          <w:sz w:val="24"/>
          <w:szCs w:val="24"/>
        </w:rPr>
        <w:fldChar w:fldCharType="separate"/>
      </w:r>
      <w:r w:rsidRPr="00742913">
        <w:rPr>
          <w:rFonts w:ascii="Times New Roman" w:hAnsi="Times New Roman" w:cs="Times New Roman"/>
          <w:sz w:val="24"/>
        </w:rPr>
        <w:t>(Molnar 2018)</w:t>
      </w:r>
      <w:r>
        <w:rPr>
          <w:rFonts w:ascii="Times New Roman" w:hAnsi="Times New Roman" w:cs="Times New Roman"/>
          <w:sz w:val="24"/>
          <w:szCs w:val="24"/>
        </w:rPr>
        <w:fldChar w:fldCharType="end"/>
      </w:r>
      <w:r>
        <w:rPr>
          <w:rFonts w:ascii="Times New Roman" w:hAnsi="Times New Roman" w:cs="Times New Roman"/>
          <w:sz w:val="24"/>
          <w:szCs w:val="24"/>
        </w:rPr>
        <w:t xml:space="preserve">. ALEs are less sensitive to correlations and straightforward to interpret as points on the ALE curve are the difference from the mean prediction </w:t>
      </w:r>
      <w:r>
        <w:fldChar w:fldCharType="begin"/>
      </w:r>
      <w:r>
        <w:rPr>
          <w:rFonts w:ascii="Times New Roman" w:hAnsi="Times New Roman" w:cs="Times New Roman"/>
          <w:sz w:val="24"/>
          <w:szCs w:val="24"/>
        </w:rPr>
        <w:instrText xml:space="preserve"> ADDIN ZOTERO_ITEM CSL_CITATION {"citationID":"Y7PcLM2a","properties":{"formattedCitation":"(Apley &amp; Zhu 2016; Molnar 2018; Fountain-Jones {\\i{}et al.} 2021)","plainCitation":"(Apley &amp; Zhu 2016; Molnar 2018; Fountain-Jones et al. 2021)","noteIndex":0},"citationItems":[{"id":2426,"uris":["http://zotero.org/users/7391531/items/482CWNCL"],"itemData":{"id":2426,"type":"article-journal","abstract":"When fitting black box supervised learning models (e.g., complex trees, neural networks, boosted trees, random forests, nearest neighbors, local kernel-weighted methods, etc.), visualizing the main effects of the individual predictor variables and their low-order interaction effects is often important, and partial dependence (PD) plots are the most popular approach for accomplishing this. However, PD plots involve a serious pitfall if the predictor variables are far from independent, which is quite common with large observational data sets. Namely, PD plots require extrapolation of the response at predictor values that are far outside the multivariate envelope of the training data, which can render the PD plots unreliable. Although marginal plots (M plots) do not require such extrapolation, they produce substantially biased and misleading results when the predictors are dependent, analogous to the omitted variable bias in regression. We present a new visualization approach that we term accumulated local effects (ALE) plots, which inherits the desirable characteristics of PD and M plots, without inheriting their preceding shortcomings. Like M plots, ALE plots do not require extrapolation; and like PD plots, they are not biased by the omitted variable phenomenon. Moreover, ALE plots are far less computationally expensive than PD plots.","container-title":"Journal of the Royal Statistical Society. Series B: Statistical Methodology","issue":"4","note":"publisher: Blackwell Publishing Ltd\n_eprint: 1612.08468","page":"1059–1086","title":"Visualizing the effects of predictor variables in black box supervised learning models","volume":"82","author":[{"family":"Apley","given":"Daniel W."},{"family":"Zhu","given":"Jingyu"}],"issued":{"date-parts":[["2016",12]]}}},{"id":2437,"uris":["http://zotero.org/users/7391531/items/3ZGYHSVP"],"itemData":{"id":2437,"type":"book","edition":"Retrieved from https://christophm.github.io/interpretable-ml-book/","title":"Interpretable machine learning","author":[{"family":"Molnar","given":"C"}],"issued":{"date-parts":[["2018"]]}}},{"id":2913,"uris":["http://zotero.org/users/7391531/items/X2XNWJIN"],"itemData":{"id":2913,"type":"article-journal","abstract":"We introduce a new R package ‘MrIML’ (Multi-response Interpretable\nMachine Learning). MrIML provides a powerful and interpretable framework\nthat enables users to harness recent advances in machine learning to map\nmulti-locus genomic relationships, to identify loci of interest for\nfuture landscape genetics studies and to gain new insights into\nadaptation across environmental gradients. Relationships between genetic\nchange and environment are often non-linear, interactive and\nautocorrelated. Our package helps capture this complexity and offers\nfunctions that construct, fit and conduct inference on a wide range of\nhighly flexible models that are routinely used for single-locus\nlandscape genetics studies but are rarely extended to estimate response\nfunctions for multiple loci. To demonstrate the package’s broad\nfunctionality, we test its ability to recover landscape relationships\nfrom simulated genomic data. We also apply the package to two empirical\ncase studies. In the first we estimate variation in the population-level\ngenetic composition of North American balsam poplar (Populus\nbalsamifera, Salicaceae) and in the second we recover individual-level\nlandscapes while estimating host drivers of feline immunodeficiency\nvirus genetic spread in bobcats (Lynx rufus). The ability to model\nthousands of loci collectively and compare models from linear regression\nto extreme gradient boosting, within the same analytical framework, has\nthe potential to be transformative. The MrIML framework is also\nextendable and not limited to mapping genetic change, for example, it\ncan be used to quantify the environmental driver sof microbiomes and\ncoinfection dynamics.","container-title":"Molecular Ecology Resources","DOI":"10.22541/au.160855820.09604024/v1","page":"2766-2781","source":"DOI.org (Crossref)","title":"MrIML: Multi-response interpretable machine learning to map genomic landscapes","title-short":"MrIML","volume":"21","author":[{"family":"Fountain-Jones","given":"Nichola"},{"family":"Kozakiewicz","given":"Christopher"},{"family":"Forester","given":"Brenna"},{"family":"Landguth","given":"Erin"},{"family":"Carver","given":"Scott"},{"family":"Charleston","given":"Michael"},{"family":"Gagne","given":"Roderick"},{"family":"Greenwell","given":"Brandon"},{"family":"Kraberger","given":"Simona"},{"family":"Trumbo","given":"Daryl"},{"family":"Mayer","given":"Michael"},{"family":"Clark","given":"Nicholas"},{"family":"Machado","given":"Gustavo"}],"issued":{"date-parts":[["2021",8,21]]}}}],"schema":"https://github.com/citation-style-language/schema/raw/master/csl-citation.json"} </w:instrText>
      </w:r>
      <w:r>
        <w:rPr>
          <w:rFonts w:ascii="Times New Roman" w:hAnsi="Times New Roman" w:cs="Times New Roman"/>
          <w:sz w:val="24"/>
          <w:szCs w:val="24"/>
        </w:rPr>
        <w:fldChar w:fldCharType="separate"/>
      </w:r>
      <w:r w:rsidRPr="00742913">
        <w:rPr>
          <w:rFonts w:ascii="Times New Roman" w:hAnsi="Times New Roman" w:cs="Times New Roman"/>
          <w:sz w:val="24"/>
          <w:szCs w:val="24"/>
        </w:rPr>
        <w:t>(</w:t>
      </w:r>
      <w:proofErr w:type="spellStart"/>
      <w:r w:rsidRPr="00742913">
        <w:rPr>
          <w:rFonts w:ascii="Times New Roman" w:hAnsi="Times New Roman" w:cs="Times New Roman"/>
          <w:sz w:val="24"/>
          <w:szCs w:val="24"/>
        </w:rPr>
        <w:t>Apley</w:t>
      </w:r>
      <w:proofErr w:type="spellEnd"/>
      <w:r w:rsidRPr="00742913">
        <w:rPr>
          <w:rFonts w:ascii="Times New Roman" w:hAnsi="Times New Roman" w:cs="Times New Roman"/>
          <w:sz w:val="24"/>
          <w:szCs w:val="24"/>
        </w:rPr>
        <w:t xml:space="preserve"> &amp; Zhu 2016; Molnar 2018; Fountain-Jones </w:t>
      </w:r>
      <w:r w:rsidRPr="00742913">
        <w:rPr>
          <w:rFonts w:ascii="Times New Roman" w:hAnsi="Times New Roman" w:cs="Times New Roman"/>
          <w:i/>
          <w:iCs/>
          <w:sz w:val="24"/>
          <w:szCs w:val="24"/>
        </w:rPr>
        <w:t>et al.</w:t>
      </w:r>
      <w:r w:rsidRPr="00742913">
        <w:rPr>
          <w:rFonts w:ascii="Times New Roman" w:hAnsi="Times New Roman" w:cs="Times New Roman"/>
          <w:sz w:val="24"/>
          <w:szCs w:val="24"/>
        </w:rPr>
        <w:t xml:space="preserve">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256C8504" w14:textId="77777777" w:rsidR="00E06F1B" w:rsidRDefault="00E06F1B" w:rsidP="00E06F1B">
      <w:pPr>
        <w:spacing w:line="480" w:lineRule="auto"/>
        <w:rPr>
          <w:rFonts w:ascii="Times New Roman" w:hAnsi="Times New Roman" w:cs="Times New Roman"/>
          <w:sz w:val="24"/>
          <w:szCs w:val="24"/>
        </w:rPr>
      </w:pPr>
    </w:p>
    <w:p w14:paraId="4F37A280" w14:textId="77777777" w:rsidR="00E06F1B" w:rsidRDefault="00E06F1B" w:rsidP="00E06F1B">
      <w:pPr>
        <w:spacing w:line="480" w:lineRule="auto"/>
        <w:rPr>
          <w:rFonts w:ascii="Times New Roman" w:hAnsi="Times New Roman" w:cs="Times New Roman"/>
          <w:sz w:val="24"/>
          <w:szCs w:val="24"/>
        </w:rPr>
      </w:pPr>
      <w:r>
        <w:rPr>
          <w:rFonts w:ascii="Times New Roman" w:hAnsi="Times New Roman" w:cs="Times New Roman"/>
          <w:sz w:val="24"/>
          <w:szCs w:val="24"/>
        </w:rPr>
        <w:t xml:space="preserve">To further examine the predictive performance of our black-box models (SVM, RF and GBM) we calculated a global surrogate decision tree (hereafter ‘global surrogate’) to approximate the predictions of our more complex trained models. Global surrogates are generated by training a simpler decision tree to the </w:t>
      </w:r>
      <w:r w:rsidRPr="007B56F8">
        <w:rPr>
          <w:rFonts w:ascii="Times New Roman" w:hAnsi="Times New Roman" w:cs="Times New Roman"/>
          <w:i/>
          <w:iCs/>
          <w:sz w:val="24"/>
          <w:szCs w:val="24"/>
        </w:rPr>
        <w:t>predictions</w:t>
      </w:r>
      <w:r>
        <w:rPr>
          <w:rFonts w:ascii="Times New Roman" w:hAnsi="Times New Roman" w:cs="Times New Roman"/>
          <w:sz w:val="24"/>
          <w:szCs w:val="24"/>
        </w:rPr>
        <w:t xml:space="preserve"> (instead of observations) of the more complex ‘black box’ models using the network structure data.  How well the surrogate model performed compared to the complex model is then estimated using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See Molnar </w:t>
      </w:r>
      <w:r>
        <w:fldChar w:fldCharType="begin"/>
      </w:r>
      <w:r>
        <w:rPr>
          <w:rFonts w:ascii="Times New Roman" w:hAnsi="Times New Roman" w:cs="Times New Roman"/>
          <w:sz w:val="24"/>
          <w:szCs w:val="24"/>
        </w:rPr>
        <w:instrText xml:space="preserve"> ADDIN ZOTERO_ITEM CSL_CITATION {"citationID":"zrNWtiqS","properties":{"formattedCitation":"(2018)","plainCitation":"(2018)","noteIndex":0},"citationItems":[{"id":2437,"uris":["http://zotero.org/users/7391531/items/3ZGYHSVP"],"itemData":{"id":2437,"type":"book","edition":"Retrieved from https://christophm.github.io/interpretable-ml-book/","title":"Interpretable machine learning","author":[{"family":"Molnar","given":"C"}],"issued":{"date-parts":[["2018"]]}},"suppress-author":true}],"schema":"https://github.com/citation-style-language/schema/raw/master/csl-citation.json"} </w:instrText>
      </w:r>
      <w:r>
        <w:rPr>
          <w:rFonts w:ascii="Times New Roman" w:hAnsi="Times New Roman" w:cs="Times New Roman"/>
          <w:sz w:val="24"/>
          <w:szCs w:val="24"/>
        </w:rPr>
        <w:fldChar w:fldCharType="separate"/>
      </w:r>
      <w:r w:rsidRPr="00742913">
        <w:rPr>
          <w:rFonts w:ascii="Times New Roman" w:hAnsi="Times New Roman" w:cs="Times New Roman"/>
          <w:sz w:val="24"/>
        </w:rPr>
        <w:t>(2018)</w:t>
      </w:r>
      <w:r>
        <w:rPr>
          <w:rFonts w:ascii="Times New Roman" w:hAnsi="Times New Roman" w:cs="Times New Roman"/>
          <w:sz w:val="24"/>
          <w:szCs w:val="24"/>
        </w:rPr>
        <w:fldChar w:fldCharType="end"/>
      </w:r>
      <w:r>
        <w:rPr>
          <w:rFonts w:ascii="Times New Roman" w:hAnsi="Times New Roman" w:cs="Times New Roman"/>
          <w:sz w:val="24"/>
          <w:szCs w:val="24"/>
        </w:rPr>
        <w:t xml:space="preserve"> for details.</w:t>
      </w:r>
    </w:p>
    <w:p w14:paraId="2461DD3F" w14:textId="77777777" w:rsidR="00E06F1B" w:rsidRDefault="00E06F1B" w:rsidP="00E06F1B">
      <w:pPr>
        <w:spacing w:line="480" w:lineRule="auto"/>
        <w:rPr>
          <w:rFonts w:ascii="Times New Roman" w:hAnsi="Times New Roman" w:cs="Times New Roman"/>
          <w:sz w:val="24"/>
          <w:szCs w:val="24"/>
        </w:rPr>
      </w:pPr>
    </w:p>
    <w:p w14:paraId="59717E12" w14:textId="5815339F" w:rsidR="00E06F1B" w:rsidRDefault="00E06F1B" w:rsidP="00E06F1B">
      <w:pPr>
        <w:spacing w:line="480" w:lineRule="auto"/>
        <w:rPr>
          <w:rFonts w:ascii="Times New Roman" w:hAnsi="Times New Roman" w:cs="Times New Roman"/>
          <w:sz w:val="24"/>
          <w:szCs w:val="24"/>
        </w:rPr>
      </w:pPr>
      <w:r>
        <w:rPr>
          <w:rFonts w:ascii="Times New Roman" w:hAnsi="Times New Roman" w:cs="Times New Roman"/>
          <w:sz w:val="24"/>
          <w:szCs w:val="24"/>
        </w:rPr>
        <w:t xml:space="preserve">Lastly, we gained more insight into model behaviour and how network structure impacted epidemic outcomes on individual networks, including by calculating Shapley values </w:t>
      </w:r>
      <w:r>
        <w:fldChar w:fldCharType="begin"/>
      </w:r>
      <w:r>
        <w:rPr>
          <w:rFonts w:ascii="Times New Roman" w:hAnsi="Times New Roman" w:cs="Times New Roman"/>
          <w:sz w:val="24"/>
          <w:szCs w:val="24"/>
        </w:rPr>
        <w:instrText xml:space="preserve"> ADDIN ZOTERO_ITEM CSL_CITATION {"citationID":"mVRcQ8Dq","properties":{"formattedCitation":"(\\uc0\\u352{}trumbelj &amp; Kononenko 2014)","plainCitation":"(Štrumbelj &amp; Kononenko 2014)","noteIndex":0},"citationItems":[{"id":688,"uris":["http://zotero.org/users/7391531/items/UVGL5E7T"],"itemData":{"id":688,"type":"article-journal","container-title":"Knowledge and Information Systems","DOI":"10.1007/s10115-013-0679-x","ISSN":"0219-1377","issue":"3","note":"publisher: Springer London","page":"647–665","title":"Explaining prediction models and individual predictions with feature contributions","volume":"41","author":[{"family":"Štrumbelj","given":"Erik"},{"family":"Kononenko","given":"Igor"}],"issued":{"date-parts":[["2014",12]]}}}],"schema":"https://github.com/citation-style-language/schema/raw/master/csl-citation.json"} </w:instrText>
      </w:r>
      <w:r>
        <w:rPr>
          <w:rFonts w:ascii="Times New Roman" w:hAnsi="Times New Roman" w:cs="Times New Roman"/>
          <w:sz w:val="24"/>
          <w:szCs w:val="24"/>
        </w:rPr>
        <w:fldChar w:fldCharType="separate"/>
      </w:r>
      <w:r w:rsidRPr="00742913">
        <w:rPr>
          <w:rFonts w:ascii="Times New Roman" w:hAnsi="Times New Roman" w:cs="Times New Roman"/>
          <w:sz w:val="24"/>
          <w:szCs w:val="24"/>
        </w:rPr>
        <w:t>(</w:t>
      </w:r>
      <w:proofErr w:type="spellStart"/>
      <w:r w:rsidRPr="00742913">
        <w:rPr>
          <w:rFonts w:ascii="Times New Roman" w:hAnsi="Times New Roman" w:cs="Times New Roman"/>
          <w:sz w:val="24"/>
          <w:szCs w:val="24"/>
        </w:rPr>
        <w:t>Štrumbelj</w:t>
      </w:r>
      <w:proofErr w:type="spellEnd"/>
      <w:r w:rsidRPr="00742913">
        <w:rPr>
          <w:rFonts w:ascii="Times New Roman" w:hAnsi="Times New Roman" w:cs="Times New Roman"/>
          <w:sz w:val="24"/>
          <w:szCs w:val="24"/>
        </w:rPr>
        <w:t xml:space="preserve"> &amp; </w:t>
      </w:r>
      <w:proofErr w:type="spellStart"/>
      <w:r w:rsidRPr="00742913">
        <w:rPr>
          <w:rFonts w:ascii="Times New Roman" w:hAnsi="Times New Roman" w:cs="Times New Roman"/>
          <w:sz w:val="24"/>
          <w:szCs w:val="24"/>
        </w:rPr>
        <w:t>Kononenko</w:t>
      </w:r>
      <w:proofErr w:type="spellEnd"/>
      <w:r w:rsidRPr="00742913">
        <w:rPr>
          <w:rFonts w:ascii="Times New Roman" w:hAnsi="Times New Roman" w:cs="Times New Roman"/>
          <w:sz w:val="24"/>
          <w:szCs w:val="24"/>
        </w:rPr>
        <w:t xml:space="preserve"> 2014)</w:t>
      </w:r>
      <w:r>
        <w:rPr>
          <w:rFonts w:ascii="Times New Roman" w:hAnsi="Times New Roman" w:cs="Times New Roman"/>
          <w:sz w:val="24"/>
          <w:szCs w:val="24"/>
        </w:rPr>
        <w:fldChar w:fldCharType="end"/>
      </w:r>
      <w:r>
        <w:rPr>
          <w:rFonts w:ascii="Times New Roman" w:hAnsi="Times New Roman" w:cs="Times New Roman"/>
          <w:sz w:val="24"/>
          <w:szCs w:val="24"/>
        </w:rPr>
        <w:t xml:space="preserve">. Shapley values use a game theoretic approach to play off variables in the model with each other based on their contribution to the prediction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{"citationID":"uh9BvARr","properties":{"formattedCitation":"(Shapley 1953)","plainCitation":"(Shapley 1953)","noteIndex":0},"citationItems":[{"id":2269,"uris":["http://zotero.org/users/7391531/items/WE4YDHME"],"itemData":{"id":2269,"type":"article-journal","container-title":"Proceedings of the National Academy of Sciences of the United States of America","DOI":"10.1073/PNAS.39.10.1095","ISSN":"0027-8424","issue":"10","page":"1095–1100","title":"Stochastic games","volume":"39","author":[{"family":"Shapley","given":"L S"}],"issued":{"date-parts":[["1953"]]}}}],"schema":"https://github.com/citation-style-language/schema/raw/master/csl-citation.json"} </w:instrText>
      </w:r>
      <w:r>
        <w:rPr>
          <w:rFonts w:ascii="Times New Roman" w:hAnsi="Times New Roman" w:cs="Times New Roman"/>
          <w:sz w:val="24"/>
          <w:szCs w:val="24"/>
        </w:rPr>
        <w:fldChar w:fldCharType="separate"/>
      </w:r>
      <w:r w:rsidRPr="00742913">
        <w:rPr>
          <w:rFonts w:ascii="Times New Roman" w:hAnsi="Times New Roman" w:cs="Times New Roman"/>
          <w:sz w:val="24"/>
        </w:rPr>
        <w:t>(Shapley 1953)</w:t>
      </w:r>
      <w:r>
        <w:rPr>
          <w:rFonts w:ascii="Times New Roman" w:hAnsi="Times New Roman" w:cs="Times New Roman"/>
          <w:sz w:val="24"/>
          <w:szCs w:val="24"/>
        </w:rPr>
        <w:fldChar w:fldCharType="end"/>
      </w:r>
      <w:r>
        <w:rPr>
          <w:rFonts w:ascii="Times New Roman" w:hAnsi="Times New Roman" w:cs="Times New Roman"/>
          <w:sz w:val="24"/>
          <w:szCs w:val="24"/>
        </w:rPr>
        <w:t xml:space="preserve">. For example, negative Shapley values indicate that the observed value ‘contributed to </w:t>
      </w:r>
      <w:r>
        <w:rPr>
          <w:rFonts w:ascii="Times New Roman" w:hAnsi="Times New Roman" w:cs="Times New Roman"/>
          <w:sz w:val="24"/>
          <w:szCs w:val="24"/>
        </w:rPr>
        <w:lastRenderedPageBreak/>
        <w:t xml:space="preserve">the prediction’ by reducing the proportion infected or time to peak in an outbreak for a particular network. See Molnar </w:t>
      </w:r>
      <w:r>
        <w:fldChar w:fldCharType="begin"/>
      </w:r>
      <w:r>
        <w:rPr>
          <w:rFonts w:ascii="Times New Roman" w:hAnsi="Times New Roman" w:cs="Times New Roman"/>
          <w:sz w:val="24"/>
          <w:szCs w:val="24"/>
        </w:rPr>
        <w:instrText xml:space="preserve"> ADDIN ZOTERO_ITEM CSL_CITATION {"citationID":"eei0XV0J","properties":{"formattedCitation":"(2018)","plainCitation":"(2018)","noteIndex":0},"citationItems":[{"id":2437,"uris":["http://zotero.org/users/7391531/items/3ZGYHSVP"],"itemData":{"id":2437,"type":"book","edition":"Retrieved from https://christophm.github.io/interpretable-ml-book/","title":"Interpretable machine learning","author":[{"family":"Molnar","given":"C"}],"issued":{"date-parts":[["2018"]]}},"suppress-author":true}],"schema":"https://github.com/citation-style-language/schema/raw/master/csl-citation.json"} </w:instrText>
      </w:r>
      <w:r>
        <w:rPr>
          <w:rFonts w:ascii="Times New Roman" w:hAnsi="Times New Roman" w:cs="Times New Roman"/>
          <w:sz w:val="24"/>
          <w:szCs w:val="24"/>
        </w:rPr>
        <w:fldChar w:fldCharType="separate"/>
      </w:r>
      <w:r w:rsidRPr="00742913">
        <w:rPr>
          <w:rFonts w:ascii="Times New Roman" w:hAnsi="Times New Roman" w:cs="Times New Roman"/>
          <w:sz w:val="24"/>
        </w:rPr>
        <w:t>(2018)</w:t>
      </w:r>
      <w:r>
        <w:rPr>
          <w:rFonts w:ascii="Times New Roman" w:hAnsi="Times New Roman" w:cs="Times New Roman"/>
          <w:sz w:val="24"/>
          <w:szCs w:val="24"/>
        </w:rPr>
        <w:fldChar w:fldCharType="end"/>
      </w:r>
      <w:r>
        <w:rPr>
          <w:rFonts w:ascii="Times New Roman" w:hAnsi="Times New Roman" w:cs="Times New Roman"/>
          <w:sz w:val="24"/>
          <w:szCs w:val="24"/>
        </w:rPr>
        <w:t xml:space="preserve"> for a more detailed description and </w:t>
      </w:r>
      <w:r>
        <w:fldChar w:fldCharType="begin"/>
      </w:r>
      <w:r>
        <w:rPr>
          <w:rFonts w:ascii="Times New Roman" w:hAnsi="Times New Roman" w:cs="Times New Roman"/>
          <w:sz w:val="24"/>
          <w:szCs w:val="24"/>
        </w:rPr>
        <w:instrText xml:space="preserve"> ADDIN ZOTERO_ITEM CSL_CITATION {"citationID":"XdsgtaRK","properties":{"formattedCitation":"(Fountain-Jones {\\i{}et al.} 2019; Worsley-Tonks {\\i{}et al.} 2020)","plainCitation":"(Fountain-Jones et al. 2019; Worsley-Tonks et al. 2020)","noteIndex":0},"citationItems":[{"id":2924,"uris":["http://zotero.org/users/7391531/items/ZYZXHAQG"],"itemData":{"id":2924,"type":"article-journal","abstract":"© 2019 The Authors. Journal of Animal Ecology © 2019 British Ecological Society Predicting infectious disease dynamics is a central challenge in disease ecology. Models that can assess which individuals are most at risk of being exposed to a pathogen not only provide valuable insights into disease transmission and dynamics but can also guide management interventions. Constructing such models for wild animal populations, however, is particularly challenging; often only serological data are available on a subset of individuals and nonlinear relationships between variables are common. Here we provide a guide to the latest advances in statistical machine learning to construct pathogen-risk models that automatically incorporate complex nonlinear relationships with minimal statistical assumptions from ecological data with missing data. Our approach compares multiple machine learning algorithms in a unified environment to find the model with the best predictive performance and uses game theory to better interpret results. We apply this framework on two major pathogens that infect African lions: canine distemper virus (CDV) and feline parvovirus. Our modelling approach provided enhanced predictive performance compared to more traditional approaches, as well as new insights into disease risks in a wild population. We were able to efficiently capture and visualize strong nonlinear patterns, as well as model complex interactions between variables in shaping exposure risk from CDV and feline parvovirus. For example, we found that lions were more likely to be exposed to CDV at a young age but only in low rainfall years. When combined with our data calibration approach, our framework helped us to answer questions about risk of pathogen exposure that are difficult to address with previous methods. Our framework not only has the potential to aid in predicting disease risk in animal populations, but also can be used to build robust predictive models suitable for other ecological applications such as modelling species distribution or diversity patterns.","container-title":"Journal of Animal Ecology","DOI":"10.1111/1365-2656.13076","ISSN":"13652656","issue":"10","license":"All rights reserved","title":"How to make more from exposure data? An integrated machine learning pipeline to predict pathogen exposure","volume":"88","author":[{"family":"Fountain-Jones","given":"N.M."},{"family":"Machado","given":"G."},{"family":"Carver","given":"S."},{"family":"Packer","given":"C."},{"family":"Recamonde-Mendoza","given":"M."},{"family":"Craft","given":"M.E."}],"issued":{"date-parts":[["2019"]]}}},{"id":2894,"uris":["http://zotero.org/users/7391531/items/CXXAQUVL"],"itemData":{"id":2894,"type":"article-journal","abstract":"Wildlife are important reservoirs for many pathogens, yet the role that different species play in pathogen maintenance frequently remains unknown. This is the case for rabies, a viral disease of mammals. While Carnivora (carnivores) and Chiroptera (bats) are the canonical mammalian orders known to be responsible for the maintenance and onward transmission of Rabies lyssavirus (RABV), the role of most species within these orders remains unknown and is continually changing as a result of contemporary host shifting. We combined a trait-based analytical approach with gradient boosting machine learning models (GBM models) to identify physiological and ecological host features associated with being a reservoir for RABV. We then used a cooperative game theory approach to determine species-specific traits associated with known RABV reservoirs. Being a carnivore reservoir for RABV was associated with phylogenetic similarity to known RABV reservoirs, along with other traits such as having larger litters and earlier sexual maturity. For bats, location in the Americas and geographic range were the most important predictors of RABV reservoir status, along with having a large litter. Our models identified 44 carnivore and 34 bat species that are currently not recognized as RABV reservoirs, but have trait profiles suggesting their capacity to be or become reservoirs. Further, our findings suggest that potential reservoir species among bats and carnivores occur both within and outside of areas with current rabies circulation. These results show the ability of a trait-based approach to detect potential reservoirs of infection and could inform rabies control programs and surveillance efforts by identifying the types of species and traits that facilitate RABV maintenance and transmission.","container-title":"PLOS Neglected Tropical Diseases","DOI":"10.1371/journal.pntd.0008940","ISSN":"1935-2735","issue":"12","journalAbbreviation":"PLOS Neglected Tropical Diseases","language":"en","license":"All rights reserved","note":"publisher: Public Library of Science","page":"e0008940","source":"PLoS Journals","title":"Using host traits to predict reservoir host species of rabies virus","volume":"14","author":[{"family":"Worsley-Tonks","given":"Katherine E. L."},{"family":"Escobar","given":"Luis E."},{"family":"Biek","given":"Roman"},{"family":"Castaneda-Guzman","given":"Mariana"},{"family":"Craft","given":"Meggan E."},{"family":"Streicker","given":"Daniel G."},{"family":"White","given":"Lauren A."},{"family":"Fountain-Jones","given":"Nicholas M."}],"issued":{"date-parts":[["2020",12,8]]}}}],"schema":"https://github.com/citation-style-language/schema/raw/master/csl-citation.json"} </w:instrText>
      </w:r>
      <w:r>
        <w:rPr>
          <w:rFonts w:ascii="Times New Roman" w:hAnsi="Times New Roman" w:cs="Times New Roman"/>
          <w:sz w:val="24"/>
          <w:szCs w:val="24"/>
        </w:rPr>
        <w:fldChar w:fldCharType="separate"/>
      </w:r>
      <w:r w:rsidRPr="00742913">
        <w:rPr>
          <w:rFonts w:ascii="Times New Roman" w:hAnsi="Times New Roman" w:cs="Times New Roman"/>
          <w:sz w:val="24"/>
          <w:szCs w:val="24"/>
        </w:rPr>
        <w:t xml:space="preserve">(Fountain-Jones </w:t>
      </w:r>
      <w:r w:rsidRPr="00742913">
        <w:rPr>
          <w:rFonts w:ascii="Times New Roman" w:hAnsi="Times New Roman" w:cs="Times New Roman"/>
          <w:i/>
          <w:iCs/>
          <w:sz w:val="24"/>
          <w:szCs w:val="24"/>
        </w:rPr>
        <w:t>et al.</w:t>
      </w:r>
      <w:r w:rsidRPr="00742913">
        <w:rPr>
          <w:rFonts w:ascii="Times New Roman" w:hAnsi="Times New Roman" w:cs="Times New Roman"/>
          <w:sz w:val="24"/>
          <w:szCs w:val="24"/>
        </w:rPr>
        <w:t xml:space="preserve"> </w:t>
      </w:r>
      <w:r w:rsidR="00E23032">
        <w:rPr>
          <w:rFonts w:ascii="Times New Roman" w:hAnsi="Times New Roman" w:cs="Times New Roman"/>
          <w:sz w:val="24"/>
          <w:szCs w:val="24"/>
        </w:rPr>
        <w:t>(</w:t>
      </w:r>
      <w:r w:rsidRPr="00742913">
        <w:rPr>
          <w:rFonts w:ascii="Times New Roman" w:hAnsi="Times New Roman" w:cs="Times New Roman"/>
          <w:sz w:val="24"/>
          <w:szCs w:val="24"/>
        </w:rPr>
        <w:t>2019</w:t>
      </w:r>
      <w:r w:rsidR="00E23032">
        <w:rPr>
          <w:rFonts w:ascii="Times New Roman" w:hAnsi="Times New Roman" w:cs="Times New Roman"/>
          <w:sz w:val="24"/>
          <w:szCs w:val="24"/>
        </w:rPr>
        <w:t xml:space="preserve">) and </w:t>
      </w:r>
      <w:r w:rsidRPr="00742913">
        <w:rPr>
          <w:rFonts w:ascii="Times New Roman" w:hAnsi="Times New Roman" w:cs="Times New Roman"/>
          <w:sz w:val="24"/>
          <w:szCs w:val="24"/>
        </w:rPr>
        <w:t xml:space="preserve">Worsley-Tonks </w:t>
      </w:r>
      <w:r w:rsidRPr="00742913">
        <w:rPr>
          <w:rFonts w:ascii="Times New Roman" w:hAnsi="Times New Roman" w:cs="Times New Roman"/>
          <w:i/>
          <w:iCs/>
          <w:sz w:val="24"/>
          <w:szCs w:val="24"/>
        </w:rPr>
        <w:t>et al.</w:t>
      </w:r>
      <w:r w:rsidRPr="00742913">
        <w:rPr>
          <w:rFonts w:ascii="Times New Roman" w:hAnsi="Times New Roman" w:cs="Times New Roman"/>
          <w:sz w:val="24"/>
          <w:szCs w:val="24"/>
        </w:rPr>
        <w:t xml:space="preserve"> </w:t>
      </w:r>
      <w:r w:rsidR="00E23032">
        <w:rPr>
          <w:rFonts w:ascii="Times New Roman" w:hAnsi="Times New Roman" w:cs="Times New Roman"/>
          <w:sz w:val="24"/>
          <w:szCs w:val="24"/>
        </w:rPr>
        <w:t>(</w:t>
      </w:r>
      <w:r w:rsidRPr="00742913">
        <w:rPr>
          <w:rFonts w:ascii="Times New Roman" w:hAnsi="Times New Roman" w:cs="Times New Roman"/>
          <w:sz w:val="24"/>
          <w:szCs w:val="24"/>
        </w:rPr>
        <w:t>2020)</w:t>
      </w:r>
      <w:r>
        <w:rPr>
          <w:rFonts w:ascii="Times New Roman" w:hAnsi="Times New Roman" w:cs="Times New Roman"/>
          <w:sz w:val="24"/>
          <w:szCs w:val="24"/>
        </w:rPr>
        <w:fldChar w:fldCharType="end"/>
      </w:r>
      <w:r>
        <w:rPr>
          <w:rFonts w:ascii="Times New Roman" w:hAnsi="Times New Roman" w:cs="Times New Roman"/>
          <w:sz w:val="24"/>
          <w:szCs w:val="24"/>
        </w:rPr>
        <w:t xml:space="preserve"> for how they can be interpreted in epidemiological settings. </w:t>
      </w:r>
    </w:p>
    <w:p w14:paraId="71FE5D9D" w14:textId="77777777" w:rsidR="00E06F1B" w:rsidRDefault="00E06F1B" w:rsidP="00E06F1B">
      <w:pPr>
        <w:spacing w:line="480" w:lineRule="auto"/>
        <w:rPr>
          <w:rFonts w:ascii="Times New Roman" w:hAnsi="Times New Roman" w:cs="Times New Roman"/>
          <w:sz w:val="24"/>
          <w:szCs w:val="24"/>
        </w:rPr>
      </w:pPr>
    </w:p>
    <w:p w14:paraId="465A5183" w14:textId="77777777" w:rsidR="00E06F1B" w:rsidRDefault="00E06F1B" w:rsidP="00E06F1B">
      <w:pPr>
        <w:spacing w:line="480" w:lineRule="auto"/>
        <w:rPr>
          <w:rFonts w:ascii="Times New Roman" w:hAnsi="Times New Roman" w:cs="Times New Roman"/>
          <w:sz w:val="24"/>
          <w:szCs w:val="24"/>
        </w:rPr>
      </w:pPr>
      <w:r>
        <w:rPr>
          <w:rFonts w:ascii="Times New Roman" w:hAnsi="Times New Roman" w:cs="Times New Roman"/>
          <w:sz w:val="24"/>
          <w:szCs w:val="24"/>
        </w:rPr>
        <w:t>We validated our results using networks with well-documented disease dynamics. The European badger network was included in our training data, and we selected the propagation model with a slow recovery rate (γ = 0.04) and intermediate transmissibility (β = 0.05) that provided an equivalent/similar R</w:t>
      </w:r>
      <w:r>
        <w:rPr>
          <w:rFonts w:ascii="Times New Roman" w:hAnsi="Times New Roman" w:cs="Times New Roman"/>
          <w:sz w:val="24"/>
          <w:szCs w:val="24"/>
          <w:vertAlign w:val="subscript"/>
        </w:rPr>
        <w:t>0</w:t>
      </w:r>
      <w:r>
        <w:rPr>
          <w:rFonts w:ascii="Times New Roman" w:hAnsi="Times New Roman" w:cs="Times New Roman"/>
          <w:sz w:val="24"/>
          <w:szCs w:val="24"/>
        </w:rPr>
        <w:t xml:space="preserve"> (1.1-1.3) to </w:t>
      </w:r>
      <w:r>
        <w:rPr>
          <w:rFonts w:ascii="Times New Roman" w:hAnsi="Times New Roman" w:cs="Times New Roman"/>
          <w:i/>
          <w:iCs/>
          <w:sz w:val="24"/>
          <w:szCs w:val="24"/>
        </w:rPr>
        <w:t xml:space="preserve">M. </w:t>
      </w:r>
      <w:proofErr w:type="spellStart"/>
      <w:r>
        <w:rPr>
          <w:rFonts w:ascii="Times New Roman" w:hAnsi="Times New Roman" w:cs="Times New Roman"/>
          <w:i/>
          <w:iCs/>
          <w:sz w:val="24"/>
          <w:szCs w:val="24"/>
        </w:rPr>
        <w:t>bovis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in the studied badger population </w:t>
      </w:r>
      <w:r>
        <w:fldChar w:fldCharType="begin"/>
      </w:r>
      <w:r>
        <w:rPr>
          <w:rFonts w:ascii="Times New Roman" w:hAnsi="Times New Roman" w:cs="Times New Roman"/>
          <w:sz w:val="24"/>
          <w:szCs w:val="24"/>
        </w:rPr>
        <w:instrText xml:space="preserve"> ADDIN ZOTERO_ITEM CSL_CITATION {"citationID":"noUyMWfe","properties":{"formattedCitation":"(Delahay {\\i{}et al.} 2013)","plainCitation":"(Delahay et al. 2013)","noteIndex":0},"citationItems":[{"id":"eVRMqt4s/mMZP1EYp","uris":["http://zotero.org/users/7391531/items/9BGMEAI2"],"itemData":{"id":1979,"type":"article-journal","container-title":"Epidemiology and Infection","DOI":"10.1017/S0950268813000721","ISSN":"0950-2688","issue":"07","page":"1445–1456","title":"Long-term temporal trends and estimated transmission rates for Mycobacterium bovis infection in an undisturbed high-density badger (Meles meles) population","volume":"141","author":[{"family":"Delahay","given":"R. J."},{"family":"Walker","given":"N."},{"family":"Smith","given":"G. S."},{"family":"Wilkinson","given":"D."},{"family":"CLIFTON-HADLEY","given":"R. S."},{"family":"Cheeseman","given":"C. L."},{"family":"Tomlinson","given":"A. J."},{"family":"CHAMBERS","given":"M. A."}],"issued":{"date-parts":[["2013",7]]}}}],"schema":"https://github.com/citation-style-language/schema/raw/master/csl-citation.json"} </w:instrText>
      </w:r>
      <w:r>
        <w:rPr>
          <w:rFonts w:ascii="Times New Roman" w:hAnsi="Times New Roman" w:cs="Times New Roman"/>
          <w:sz w:val="24"/>
          <w:szCs w:val="24"/>
        </w:rPr>
        <w:fldChar w:fldCharType="separate"/>
      </w:r>
      <w:r w:rsidRPr="00742913">
        <w:rPr>
          <w:rFonts w:ascii="Times New Roman" w:hAnsi="Times New Roman" w:cs="Times New Roman"/>
          <w:sz w:val="24"/>
          <w:szCs w:val="24"/>
        </w:rPr>
        <w:t>(</w:t>
      </w:r>
      <w:proofErr w:type="spellStart"/>
      <w:r w:rsidRPr="00742913">
        <w:rPr>
          <w:rFonts w:ascii="Times New Roman" w:hAnsi="Times New Roman" w:cs="Times New Roman"/>
          <w:sz w:val="24"/>
          <w:szCs w:val="24"/>
        </w:rPr>
        <w:t>Delahay</w:t>
      </w:r>
      <w:proofErr w:type="spellEnd"/>
      <w:r w:rsidRPr="00742913">
        <w:rPr>
          <w:rFonts w:ascii="Times New Roman" w:hAnsi="Times New Roman" w:cs="Times New Roman"/>
          <w:sz w:val="24"/>
          <w:szCs w:val="24"/>
        </w:rPr>
        <w:t xml:space="preserve"> </w:t>
      </w:r>
      <w:r w:rsidRPr="00742913">
        <w:rPr>
          <w:rFonts w:ascii="Times New Roman" w:hAnsi="Times New Roman" w:cs="Times New Roman"/>
          <w:i/>
          <w:iCs/>
          <w:sz w:val="24"/>
          <w:szCs w:val="24"/>
        </w:rPr>
        <w:t>et al.</w:t>
      </w:r>
      <w:r w:rsidRPr="00742913">
        <w:rPr>
          <w:rFonts w:ascii="Times New Roman" w:hAnsi="Times New Roman" w:cs="Times New Roman"/>
          <w:sz w:val="24"/>
          <w:szCs w:val="24"/>
        </w:rPr>
        <w:t xml:space="preserve"> 2013)</w:t>
      </w:r>
      <w:r>
        <w:rPr>
          <w:rFonts w:ascii="Times New Roman" w:hAnsi="Times New Roman" w:cs="Times New Roman"/>
          <w:sz w:val="24"/>
          <w:szCs w:val="24"/>
        </w:rPr>
        <w:fldChar w:fldCharType="end"/>
      </w:r>
      <w:r>
        <w:rPr>
          <w:rFonts w:ascii="Times New Roman" w:hAnsi="Times New Roman" w:cs="Times New Roman"/>
          <w:sz w:val="24"/>
          <w:szCs w:val="24"/>
        </w:rPr>
        <w:t xml:space="preserve">. It should be noted here that </w:t>
      </w:r>
      <w:r>
        <w:rPr>
          <w:rFonts w:ascii="Times New Roman" w:hAnsi="Times New Roman" w:cs="Times New Roman"/>
          <w:i/>
          <w:iCs/>
          <w:sz w:val="24"/>
          <w:szCs w:val="24"/>
        </w:rPr>
        <w:t xml:space="preserve">M. </w:t>
      </w:r>
      <w:proofErr w:type="spellStart"/>
      <w:r>
        <w:rPr>
          <w:rFonts w:ascii="Times New Roman" w:hAnsi="Times New Roman" w:cs="Times New Roman"/>
          <w:i/>
          <w:iCs/>
          <w:sz w:val="24"/>
          <w:szCs w:val="24"/>
        </w:rPr>
        <w:t>bovis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infection has SEI(R)(D) dynamics, being frequently latent in badgers for long periods with infection only resolving in some individuals (the most infectious individuals with progressed disease have elevated mortality </w:t>
      </w:r>
      <w:r>
        <w:fldChar w:fldCharType="begin"/>
      </w:r>
      <w:r>
        <w:rPr>
          <w:rFonts w:ascii="Times New Roman" w:hAnsi="Times New Roman" w:cs="Times New Roman"/>
          <w:sz w:val="24"/>
          <w:szCs w:val="24"/>
        </w:rPr>
        <w:instrText xml:space="preserve"> ADDIN ZOTERO_ITEM CSL_CITATION {"citationID":"9KKNRIZi","properties":{"formattedCitation":"(Corner {\\i{}et al.} 2011)","plainCitation":"(Corner et al. 2011)","noteIndex":0},"citationItems":[{"id":8368,"uris":["http://zotero.org/users/7391531/items/HTDTHB5N"],"itemData":{"id":8368,"type":"article-journal","abstract":"Eurasian badgers (Meles meles) are an important wildlife reservoir of tuberculosis (Mycobacterium bovis) infection in Ireland and the United Kingdom. As part of national programmes to control tuberculosis in livestock, considerable effort has been devoted to studying the disease in badgers and this has lead to a rapid increase in our knowledge of tuberculosis in this host. Tuberculosis in badgers is a chronic infection and in a naturally-infected population the severity of disease can vary widely, from latent infection (infection without clinical signs and no visible lesions) to severe disease with generalized pathology. The high prevalence of pulmonary infection strongly supports the lungs as the principal site of primary infection and that inhalation of infectious aerosol particles is the principal mode of transmission. However, other routes, including transmission via infected bite wounds, are known to occur. The ante-mortem diagnosis of infection is difficult to achieve, as clinical examination and immunological and bacteriological examination of clinical samples are insensitive diagnostic procedures. Because infection in the majority of badgers is latent, the gross post-mortem diagnosis is also insensitive. A definitive diagnosis can only be made by the isolation of M. bovis. However, to gain a high level of sensitivity in the bacteriological examination, a large number of tissues from each badger must be cultured and sensitive culture methods employed. The transmission and maintenance of M. bovis in badger populations are complex processes where many factors influence within-population prevalence and rates of transmission. Badger social structures and the longevity of infected animals make them an ideal maintenance host for M. bovis infection. Badgers are directly implicated in the transmission of infection to cattle and the inability to eradicate the disease from cattle is, in part, a consequence of the interactions between the two species. A detailed understanding and knowledge of the epidemiology and pathogenesis of the disease are recognized as fundamental for devising new strategies to control infection with a view to limiting interspecies transmission. Vaccination, in spite of formidable challenges, is seen as the best long-term strategy option and studies with captive badgers have shown that vaccination with M. bovis bacillus Calmette–Guérin (BCG) induces protection when delivered by a variety of routes. Continued research is required to develop effective technologies to control the disease both in badgers and cattle. A combination of strategies, which employ the optimal use and targeting of resources, is likely to make a significant contribution towards eradication of the disease.","container-title":"Journal of Comparative Pathology","DOI":"10.1016/j.jcpa.2010.10.003","ISSN":"0021-9975","issue":"1","journalAbbreviation":"Journal of Comparative Pathology","language":"en","page":"1-24","source":"ScienceDirect","title":"&lt;i&gt;Mycobacterium bovis &lt;/i&gt;Infection in the Eurasian Badger (&lt;i&gt;Meles meles&lt;/i&gt;): the disease, pathogenesis, epidemiology and control","title-short":"Mycobacterium bovis Infection in the Eurasian Badger (Meles meles)","volume":"144","author":[{"family":"Corner","given":"L. A. L."},{"family":"Murphy","given":"D."},{"family":"Gormley","given":"E."}],"issued":{"date-parts":[["2011",1,1]]}}}],"schema":"https://github.com/citation-style-language/schema/raw/master/csl-citation.json"} </w:instrText>
      </w:r>
      <w:r>
        <w:rPr>
          <w:rFonts w:ascii="Times New Roman" w:hAnsi="Times New Roman" w:cs="Times New Roman"/>
          <w:sz w:val="24"/>
          <w:szCs w:val="24"/>
        </w:rPr>
        <w:fldChar w:fldCharType="separate"/>
      </w:r>
      <w:r w:rsidRPr="00742913">
        <w:rPr>
          <w:rFonts w:ascii="Times New Roman" w:hAnsi="Times New Roman" w:cs="Times New Roman"/>
          <w:sz w:val="24"/>
          <w:szCs w:val="24"/>
        </w:rPr>
        <w:t xml:space="preserve">(Corner </w:t>
      </w:r>
      <w:r w:rsidRPr="00742913">
        <w:rPr>
          <w:rFonts w:ascii="Times New Roman" w:hAnsi="Times New Roman" w:cs="Times New Roman"/>
          <w:i/>
          <w:iCs/>
          <w:sz w:val="24"/>
          <w:szCs w:val="24"/>
        </w:rPr>
        <w:t>et al.</w:t>
      </w:r>
      <w:r w:rsidRPr="00742913">
        <w:rPr>
          <w:rFonts w:ascii="Times New Roman" w:hAnsi="Times New Roman" w:cs="Times New Roman"/>
          <w:sz w:val="24"/>
          <w:szCs w:val="24"/>
        </w:rPr>
        <w:t xml:space="preserve"> 2011)</w:t>
      </w:r>
      <w:r>
        <w:rPr>
          <w:rFonts w:ascii="Times New Roman" w:hAnsi="Times New Roman" w:cs="Times New Roman"/>
          <w:sz w:val="24"/>
          <w:szCs w:val="24"/>
        </w:rPr>
        <w:fldChar w:fldCharType="end"/>
      </w:r>
      <w:r>
        <w:rPr>
          <w:rFonts w:ascii="Times New Roman" w:hAnsi="Times New Roman" w:cs="Times New Roman"/>
          <w:sz w:val="24"/>
          <w:szCs w:val="24"/>
        </w:rPr>
        <w:t xml:space="preserve">). We compared the proportion infected returned by our model to various contemporaneous estimates of </w:t>
      </w:r>
      <w:r>
        <w:rPr>
          <w:rFonts w:ascii="Times New Roman" w:hAnsi="Times New Roman" w:cs="Times New Roman"/>
          <w:i/>
          <w:iCs/>
          <w:sz w:val="24"/>
          <w:szCs w:val="24"/>
        </w:rPr>
        <w:t xml:space="preserve">M. </w:t>
      </w:r>
      <w:proofErr w:type="spellStart"/>
      <w:r>
        <w:rPr>
          <w:rFonts w:ascii="Times New Roman" w:hAnsi="Times New Roman" w:cs="Times New Roman"/>
          <w:i/>
          <w:iCs/>
          <w:sz w:val="24"/>
          <w:szCs w:val="24"/>
        </w:rPr>
        <w:t>bovis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prevalence </w:t>
      </w:r>
      <w:r>
        <w:fldChar w:fldCharType="begin"/>
      </w:r>
      <w:r>
        <w:rPr>
          <w:rFonts w:ascii="Times New Roman" w:hAnsi="Times New Roman" w:cs="Times New Roman"/>
          <w:sz w:val="24"/>
          <w:szCs w:val="24"/>
        </w:rPr>
        <w:instrText xml:space="preserve"> ADDIN ZOTERO_ITEM CSL_CITATION {"citationID":"jqweTTYf","properties":{"formattedCitation":"(Delahay {\\i{}et al.} 2013; Buzdugan {\\i{}et al.} 2017)","plainCitation":"(Delahay et al. 2013; Buzdugan et al. 2017)","noteIndex":0},"citationItems":[{"id":"eVRMqt4s/mMZP1EYp","uris":["http://zotero.org/users/7391531/items/9BGMEAI2"],"itemData":{"id":1979,"type":"article-journal","container-title":"Epidemiology and Infection","DOI":"10.1017/S0950268813000721","ISSN":"0950-2688","issue":"07","page":"1445–1456","title":"Long-term temporal trends and estimated transmission rates for Mycobacterium bovis infection in an undisturbed high-density badger (Meles meles) population","volume":"141","author":[{"family":"Delahay","given":"R. J."},{"family":"Walker","given":"N."},{"family":"Smith","given":"G. S."},{"family":"Wilkinson","given":"D."},{"family":"CLIFTON-HADLEY","given":"R. S."},{"family":"Cheeseman","given":"C. L."},{"family":"Tomlinson","given":"A. J."},{"family":"CHAMBERS","given":"M. A."}],"issued":{"date-parts":[["2013",7]]}}},{"id":8361,"uris":["http://zotero.org/users/7391531/items/7BKEJ5LE"],"itemData":{"id":8361,"type":"article-journal","abstract":"Effective control of many diseases requires the accurate detection of infected individuals. Confidently ascertaining whether an individual is infected can be challenging when diagnostic tests are imperfect and when some individuals go for long periods of time without being observed or sampled. Here, we use a multi-event capture-recapture approach to model imperfect observations of true epidemiological states. We describe a method for interpreting potentially disparate results from individuals sampled multiple times over an extended period, using empirical data from a wild badger population naturally infected with Mycobacterium bovis as an example. We examine the effect of sex, capture history and current and historical diagnostic test results on the probability of being truly infected, given any combination of diagnostic test results. In doing so, we move diagnosis away from the traditional binary classification of apparently infected versus uninfected to a probability-based interpretation which is updated each time an individual is re-sampled. Our findings identified temporal variation in infection status and suggest that capture probability is influenced by year, season and infection status. This novel approach to combining ecological and epidemiological data may aid disease management decision-making by providing a framework for the integration of multiple diagnostic test data with other information.","container-title":"Scientific Reports","DOI":"10.1038/s41598-017-00806-4","ISSN":"2045-2322","issue":"1","journalAbbreviation":"Sci Rep","language":"en","license":"2017 The Author(s)","note":"number: 1\npublisher: Nature Publishing Group","page":"1111","source":"www.nature.com","title":"Inference of the infection status of individuals using longitudinal testing data from cryptic populations: Towards a probabilistic approach to diagnosis","title-short":"Inference of the infection status of individuals using longitudinal testing data from cryptic populations","volume":"7","author":[{"family":"Buzdugan","given":"Svetlana N."},{"family":"Vergne","given":"Timothée"},{"family":"Grosbois","given":"Vladimir"},{"family":"Delahay","given":"Richard J."},{"family":"Drewe","given":"Julian A."}],"issued":{"date-parts":[["2017",4,19]]}}}],"schema":"https://github.com/citation-style-language/schema/raw/master/csl-citation.json"} </w:instrText>
      </w:r>
      <w:r>
        <w:rPr>
          <w:rFonts w:ascii="Times New Roman" w:hAnsi="Times New Roman" w:cs="Times New Roman"/>
          <w:sz w:val="24"/>
          <w:szCs w:val="24"/>
        </w:rPr>
        <w:fldChar w:fldCharType="separate"/>
      </w:r>
      <w:r w:rsidRPr="00742913">
        <w:rPr>
          <w:rFonts w:ascii="Times New Roman" w:hAnsi="Times New Roman" w:cs="Times New Roman"/>
          <w:sz w:val="24"/>
          <w:szCs w:val="24"/>
        </w:rPr>
        <w:t>(</w:t>
      </w:r>
      <w:proofErr w:type="spellStart"/>
      <w:r w:rsidRPr="00742913">
        <w:rPr>
          <w:rFonts w:ascii="Times New Roman" w:hAnsi="Times New Roman" w:cs="Times New Roman"/>
          <w:sz w:val="24"/>
          <w:szCs w:val="24"/>
        </w:rPr>
        <w:t>Delahay</w:t>
      </w:r>
      <w:proofErr w:type="spellEnd"/>
      <w:r w:rsidRPr="00742913">
        <w:rPr>
          <w:rFonts w:ascii="Times New Roman" w:hAnsi="Times New Roman" w:cs="Times New Roman"/>
          <w:sz w:val="24"/>
          <w:szCs w:val="24"/>
        </w:rPr>
        <w:t xml:space="preserve"> </w:t>
      </w:r>
      <w:r w:rsidRPr="00742913">
        <w:rPr>
          <w:rFonts w:ascii="Times New Roman" w:hAnsi="Times New Roman" w:cs="Times New Roman"/>
          <w:i/>
          <w:iCs/>
          <w:sz w:val="24"/>
          <w:szCs w:val="24"/>
        </w:rPr>
        <w:t>et al.</w:t>
      </w:r>
      <w:r w:rsidRPr="00742913">
        <w:rPr>
          <w:rFonts w:ascii="Times New Roman" w:hAnsi="Times New Roman" w:cs="Times New Roman"/>
          <w:sz w:val="24"/>
          <w:szCs w:val="24"/>
        </w:rPr>
        <w:t xml:space="preserve"> 2013; </w:t>
      </w:r>
      <w:proofErr w:type="spellStart"/>
      <w:r w:rsidRPr="00742913">
        <w:rPr>
          <w:rFonts w:ascii="Times New Roman" w:hAnsi="Times New Roman" w:cs="Times New Roman"/>
          <w:sz w:val="24"/>
          <w:szCs w:val="24"/>
        </w:rPr>
        <w:t>Buzdugan</w:t>
      </w:r>
      <w:proofErr w:type="spellEnd"/>
      <w:r w:rsidRPr="00742913">
        <w:rPr>
          <w:rFonts w:ascii="Times New Roman" w:hAnsi="Times New Roman" w:cs="Times New Roman"/>
          <w:sz w:val="24"/>
          <w:szCs w:val="24"/>
        </w:rPr>
        <w:t xml:space="preserve"> </w:t>
      </w:r>
      <w:r w:rsidRPr="00742913">
        <w:rPr>
          <w:rFonts w:ascii="Times New Roman" w:hAnsi="Times New Roman" w:cs="Times New Roman"/>
          <w:i/>
          <w:iCs/>
          <w:sz w:val="24"/>
          <w:szCs w:val="24"/>
        </w:rPr>
        <w:t>et al.</w:t>
      </w:r>
      <w:r w:rsidRPr="00742913">
        <w:rPr>
          <w:rFonts w:ascii="Times New Roman" w:hAnsi="Times New Roman" w:cs="Times New Roman"/>
          <w:sz w:val="24"/>
          <w:szCs w:val="24"/>
        </w:rPr>
        <w:t xml:space="preserve"> 2017)</w:t>
      </w:r>
      <w:r>
        <w:rPr>
          <w:rFonts w:ascii="Times New Roman" w:hAnsi="Times New Roman" w:cs="Times New Roman"/>
          <w:sz w:val="24"/>
          <w:szCs w:val="24"/>
        </w:rPr>
        <w:fldChar w:fldCharType="end"/>
      </w:r>
      <w:r>
        <w:rPr>
          <w:rFonts w:ascii="Times New Roman" w:hAnsi="Times New Roman" w:cs="Times New Roman"/>
          <w:sz w:val="24"/>
          <w:szCs w:val="24"/>
        </w:rPr>
        <w:t xml:space="preserve"> in the long-term study that contact network data were collected in </w:t>
      </w:r>
      <w:r>
        <w:fldChar w:fldCharType="begin"/>
      </w:r>
      <w:r>
        <w:rPr>
          <w:rFonts w:ascii="Times New Roman" w:hAnsi="Times New Roman" w:cs="Times New Roman"/>
          <w:sz w:val="24"/>
          <w:szCs w:val="24"/>
        </w:rPr>
        <w:instrText xml:space="preserve"> ADDIN ZOTERO_ITEM CSL_CITATION {"citationID":"lgxdKhZV","properties":{"formattedCitation":"(McDonald {\\i{}et al.} 2018)","plainCitation":"(McDonald et al. 2018)","noteIndex":0},"citationItems":[{"id":8370,"uris":["http://zotero.org/users/7391531/items/9UVFM5BZ"],"itemData":{"id":8370,"type":"article-journal","abstract":"Long-term individual-based datasets on host–pathogen systems are a rare and valuable resource for understanding the infectious disease dynamics in wildlife. A study of European badgers (Meles meles) naturally infected with bovine tuberculosis (bTB) at Woodchester Park in Gloucestershire (UK) has produced a unique dataset, facilitating investigation of a diverse range of epidemiological and ecological questions with implications for disease management. Since the 1970s, this badger population has been monitored with a systematic mark–recapture regime yielding a dataset of &gt;15,000 captures of &gt;3,000 individuals, providing detailed individual life-history, morphometric, genetic, reproductive and disease data. The annual prevalence of bTB in the Woodchester Park badger population exhibits no straightforward relationship with population density, and both the incidence and prevalence of Mycobacterium bovis show marked variation in space. The study has revealed phenotypic traits that are critical for understanding the social structure of badger populations along with mechanisms vital for understanding disease spread at different spatial resolutions. Woodchester-based studies have provided key insights into how host ecology can influence infection at different spatial and temporal scales. Specifically, it has revealed heterogeneity in epidemiological parameters; intrinsic and extrinsic factors affecting population dynamics; provided insights into senescence and individual life histories; and revealed consistent individual variation in foraging patterns, refuge use and social interactions. An improved understanding of ecological and epidemiological processes is imperative for effective disease management. Woodchester Park research has provided information of direct relevance to bTB management, and a better appreciation of the role of individual heterogeneity in disease transmission can contribute further in this regard. The Woodchester Park study system now offers a rare opportunity to seek a dynamic understanding of how individual-, group- and population-level processes interact. The wealth of existing data makes it possible to take a more integrative approach to examining how the consequences of individual heterogeneity scale to determine population-level pathogen dynamics and help advance our understanding of the ecological drivers of host–pathogen systems.","container-title":"Journal of Animal Ecology","DOI":"10.1111/1365-2656.12743","ISSN":"1365-2656","issue":"1","language":"en","note":"_eprint: https://onlinelibrary.wiley.com/doi/pdf/10.1111/1365-2656.12743","page":"101-112","source":"Wiley Online Library","title":"Wildlife disease ecology from the individual to the population: Insights from a long-term study of a naturally infected European badger population","title-short":"Wildlife disease ecology from the individual to the population","volume":"87","author":[{"family":"McDonald","given":"Jenni L."},{"family":"Robertson","given":"Andrew"},{"family":"Silk","given":"Matthew J."}],"issued":{"date-parts":[["2018"]]}}}],"schema":"https://github.com/citation-style-language/schema/raw/master/csl-citation.json"} </w:instrText>
      </w:r>
      <w:r>
        <w:rPr>
          <w:rFonts w:ascii="Times New Roman" w:hAnsi="Times New Roman" w:cs="Times New Roman"/>
          <w:sz w:val="24"/>
          <w:szCs w:val="24"/>
        </w:rPr>
        <w:fldChar w:fldCharType="separate"/>
      </w:r>
      <w:r w:rsidRPr="00742913">
        <w:rPr>
          <w:rFonts w:ascii="Times New Roman" w:hAnsi="Times New Roman" w:cs="Times New Roman"/>
          <w:sz w:val="24"/>
          <w:szCs w:val="24"/>
        </w:rPr>
        <w:t xml:space="preserve">(McDonald </w:t>
      </w:r>
      <w:r w:rsidRPr="00742913">
        <w:rPr>
          <w:rFonts w:ascii="Times New Roman" w:hAnsi="Times New Roman" w:cs="Times New Roman"/>
          <w:i/>
          <w:iCs/>
          <w:sz w:val="24"/>
          <w:szCs w:val="24"/>
        </w:rPr>
        <w:t>et al.</w:t>
      </w:r>
      <w:r w:rsidRPr="00742913">
        <w:rPr>
          <w:rFonts w:ascii="Times New Roman" w:hAnsi="Times New Roman" w:cs="Times New Roman"/>
          <w:sz w:val="24"/>
          <w:szCs w:val="24"/>
        </w:rPr>
        <w:t xml:space="preserve"> 2018)</w:t>
      </w:r>
      <w:r>
        <w:rPr>
          <w:rFonts w:ascii="Times New Roman" w:hAnsi="Times New Roman" w:cs="Times New Roman"/>
          <w:sz w:val="24"/>
          <w:szCs w:val="24"/>
        </w:rPr>
        <w:fldChar w:fldCharType="end"/>
      </w:r>
      <w:r>
        <w:rPr>
          <w:rFonts w:ascii="Times New Roman" w:hAnsi="Times New Roman" w:cs="Times New Roman"/>
          <w:sz w:val="24"/>
          <w:szCs w:val="24"/>
        </w:rPr>
        <w:t>.</w:t>
      </w:r>
    </w:p>
    <w:p w14:paraId="11F5E3A3" w14:textId="5299B392" w:rsidR="00E06F1B" w:rsidRDefault="00757DB5" w:rsidP="00E06F1B">
      <w:pPr>
        <w:spacing w:line="480" w:lineRule="auto"/>
        <w:rPr>
          <w:rFonts w:ascii="Times New Roman" w:hAnsi="Times New Roman" w:cs="Times New Roman"/>
          <w:sz w:val="24"/>
          <w:szCs w:val="24"/>
        </w:rPr>
      </w:pPr>
      <w:ins w:id="55" w:author="Nicholas Fountain-Jones" w:date="2022-10-12T14:18:00Z">
        <w:r>
          <w:rPr>
            <w:rFonts w:ascii="Times New Roman" w:hAnsi="Times New Roman" w:cs="Times New Roman"/>
            <w:sz w:val="24"/>
            <w:szCs w:val="24"/>
          </w:rPr>
          <w:t xml:space="preserve">To further validate our model, </w:t>
        </w:r>
      </w:ins>
      <w:ins w:id="56" w:author="Nicholas Fountain-Jones" w:date="2022-10-12T14:19:00Z">
        <w:r>
          <w:rPr>
            <w:rFonts w:ascii="Times New Roman" w:hAnsi="Times New Roman" w:cs="Times New Roman"/>
            <w:sz w:val="24"/>
            <w:szCs w:val="24"/>
          </w:rPr>
          <w:t>t</w:t>
        </w:r>
      </w:ins>
      <w:del w:id="57" w:author="Nicholas Fountain-Jones" w:date="2022-10-12T14:19:00Z">
        <w:r w:rsidR="00E06F1B" w:rsidDel="00757DB5">
          <w:rPr>
            <w:rFonts w:ascii="Times New Roman" w:hAnsi="Times New Roman" w:cs="Times New Roman"/>
            <w:sz w:val="24"/>
            <w:szCs w:val="24"/>
          </w:rPr>
          <w:delText>T</w:delText>
        </w:r>
      </w:del>
      <w:proofErr w:type="gramStart"/>
      <w:r w:rsidR="00E06F1B">
        <w:rPr>
          <w:rFonts w:ascii="Times New Roman" w:hAnsi="Times New Roman" w:cs="Times New Roman"/>
          <w:sz w:val="24"/>
          <w:szCs w:val="24"/>
        </w:rPr>
        <w:t>he</w:t>
      </w:r>
      <w:proofErr w:type="gramEnd"/>
      <w:r w:rsidR="00E06F1B">
        <w:rPr>
          <w:rFonts w:ascii="Times New Roman" w:hAnsi="Times New Roman" w:cs="Times New Roman"/>
          <w:sz w:val="24"/>
          <w:szCs w:val="24"/>
        </w:rPr>
        <w:t xml:space="preserve"> Tasmanian devil networks were not included in the training data. To compare predictions, we extracted the predict function from the model that was the most similar to estimates of DFTD dynamics based on empirical data (</w:t>
      </w:r>
      <w:r w:rsidR="00E06F1B">
        <w:rPr>
          <w:rFonts w:ascii="Times New Roman" w:eastAsia="Times New Roman" w:hAnsi="Times New Roman" w:cs="Times New Roman"/>
          <w:sz w:val="24"/>
          <w:szCs w:val="24"/>
          <w:lang w:eastAsia="en-AU"/>
        </w:rPr>
        <w:t>β = 0.2, γ = 0.04, R</w:t>
      </w:r>
      <w:r w:rsidR="00E06F1B">
        <w:rPr>
          <w:rFonts w:ascii="Times New Roman" w:eastAsia="Times New Roman" w:hAnsi="Times New Roman" w:cs="Times New Roman"/>
          <w:sz w:val="24"/>
          <w:szCs w:val="24"/>
          <w:vertAlign w:val="subscript"/>
          <w:lang w:eastAsia="en-AU"/>
        </w:rPr>
        <w:t xml:space="preserve">0 </w:t>
      </w:r>
      <w:r w:rsidR="00E06F1B">
        <w:rPr>
          <w:rFonts w:ascii="Times New Roman" w:eastAsia="Times New Roman" w:hAnsi="Times New Roman" w:cs="Times New Roman"/>
          <w:sz w:val="24"/>
          <w:szCs w:val="24"/>
          <w:lang w:eastAsia="en-AU"/>
        </w:rPr>
        <w:t xml:space="preserve">= 5) </w:t>
      </w:r>
      <w:r w:rsidR="00E06F1B">
        <w:fldChar w:fldCharType="begin"/>
      </w:r>
      <w:r w:rsidR="00E06F1B">
        <w:rPr>
          <w:rFonts w:ascii="Times New Roman" w:eastAsia="Times New Roman" w:hAnsi="Times New Roman" w:cs="Times New Roman"/>
          <w:sz w:val="24"/>
          <w:szCs w:val="24"/>
          <w:lang w:eastAsia="en-AU"/>
        </w:rPr>
        <w:instrText xml:space="preserve"> ADDIN ZOTERO_ITEM CSL_CITATION {"citationID":"jNcAgFLG","properties":{"formattedCitation":"(McCallum {\\i{}et al.} 2009; Hamede {\\i{}et al.} 2012)","plainCitation":"(McCallum et al. 2009; Hamede et al. 2012)","noteIndex":0},"citationItems":[{"id":8373,"uris":["http://zotero.org/users/7391531/items/M8DYQL7L"],"itemData":{"id":8373,"type":"article-journal","abstract":"Most pathogens threatening to cause extinction of a host species are maintained on one or more reservoir hosts, in addition to the species that is threatened by disease. Further, most conventional host—pathogen theory assumes that transmission is related to host density, and therefore a pathogen should become extinct before its sole host. Tasmanian devil facial tumor disease is a recently emerged infectious cancer that has led to massive population declines and grave concerns for the future persistence of this largest surviving marsupial carnivore. Here we report the results of mark—recapture studies at six sites and use these data to estimate epidemiological parameters critical to both accurately assessing the risk of extinction from this disease and effectively managing this disease threat. Three sites were monitored from before or close to the time of disease arrival, and at three others disease was well established when trapping began, in one site for at least 10 years. We found no evidence for sex-specific differences in disease prevalence and little evidence of consistent seasonal variation in the force of infection. At all sites, the disease was maintained at high levels of prevalence (&gt;50% in 2–3-year-old animals), despite causing major population declines. We also provide the first estimates of the basic reproductive rate R₀ for this disease. Using a simple age-structured deterministic model, we show that our results are not consistent with transmission being proportional to the density of infected hosts but are consistent with frequency-dependent transmission. This conclusion is further supported by the observation that local disease prevalence in 2–3-year-olds still exceeds 50% at a site where population density has been reduced by up to 90% in the past 12 years. These findings lend considerable weight to concerns that this host-specific pathogen will cause the extinction of the Tasmanian devil. Our study highlights the importance of rapidly implementing monitoring programs to determine how transmission depends on host density and emphasizes the need for ongoing management strategies involving a disease-free \"insurance population,\" along with ongoing field monitoring programs to confirm whether local population extinction occurs.","container-title":"Ecology","ISSN":"0012-9658","issue":"12","note":"publisher: [Wiley, Ecological Society of America]","page":"3379-3392","source":"JSTOR","title":"Transmission dynamics of Tasmanian devil facial tumor disease may lead to disease-induced extinction","volume":"90","author":[{"family":"McCallum","given":"Hamish"},{"family":"Jones","given":"Menna"},{"family":"Hawkins","given":"Clare"},{"family":"Hamede","given":"Rodrigo"},{"family":"Lachish","given":"Shelly"},{"family":"Sinn","given":"David L."},{"family":"Beeton","given":"Nick"},{"family":"Lazenby","given":"Billie"}],"issued":{"date-parts":[["2009"]]}}},{"id":544,"uris":["http://zotero.org/users/7391531/items/F4SAKGFJ"],"itemData":{"id":544,"type":"article-journal","abstract":"1. Understanding the nature and characteristics of contact heterogeneities is crucial for predicting the epidemic behaviour of infectious diseases. Nonetheless, few studies include contact heterogeneities when modelling disease outbreaks in wildlife, which differ in their population impact from human diseases. 2. We use empirical estimates of contact heterogeneities and network metrics to simulate outbreaks of devil facial tumour disease (DFTD), an extinction-threatening infectious cancer. We incorporate tuneable algorithms, with a range of transmission rates and latent periods of DFTD, to grow devil population networks capable of reproducing observed aspects of devil ecology, demographic and seasonal-based mixing preferences. The outputs of the network model are compared with a stochastic mean-field model, in which every individual is equally likely to pass or acquire infection through time. 3. Our network model predicts a lower epidemic threshold for DFTD compared with the stochastic mean-field model. While host extinction probabilities are similar in both models, the network model predicts faster devil extinction and higher DFTD extinction probabilities, particularly for intermediate levels of transmissibility. 4. While the time taken to devil extinction increases with the longer estimate of latent period, probabilities of both, disease and devil extinction, are greater with the shorter latent period. Host–pathogen coexistence is strictly subject to the longest plausible estimate of latent period and low transmissibility. 5.Synthesis and applications. In the particular case of DFTD, incorporating observed host network structure has only a modest effect on the outcome of the host pathogen interaction. In general, however, non-random network structure may have major implications for the management of wildlife diseases. Our results suggest that this is particularly likely for pathogens in which the probability of transmission given a contact is intermediate. Our approach provides a template for using empirically obtained data on contact networks to develop models to explore the extent to which network structure influences R0, the probability of extinction and the mean time until extinction.","container-title":"Journal of Applied Ecology","DOI":"10.1111/j.1365-2664.2011.02103.x","ISSN":"00218901","issue":"2","note":"ISBN: 0021-8901\nPMID: 73930340","page":"447–456","title":"Simulating devil facial tumour disease outbreaks across empirically derived contact networks","volume":"49","author":[{"family":"Hamede","given":"Rodrigo"},{"family":"Bashford","given":"Jim"},{"family":"Jones","given":"Menna"},{"family":"McCallum","given":"Hamish"}],"issued":{"date-parts":[["2012"]]}}}],"schema":"https://github.com/citation-style-language/schema/raw/master/csl-citation.json"} </w:instrText>
      </w:r>
      <w:r w:rsidR="00E06F1B">
        <w:rPr>
          <w:rFonts w:ascii="Times New Roman" w:eastAsia="Times New Roman" w:hAnsi="Times New Roman" w:cs="Times New Roman"/>
          <w:sz w:val="24"/>
          <w:szCs w:val="24"/>
          <w:lang w:eastAsia="en-AU"/>
        </w:rPr>
        <w:fldChar w:fldCharType="separate"/>
      </w:r>
      <w:r w:rsidR="00E06F1B" w:rsidRPr="00742913">
        <w:rPr>
          <w:rFonts w:ascii="Times New Roman" w:hAnsi="Times New Roman" w:cs="Times New Roman"/>
          <w:sz w:val="24"/>
          <w:szCs w:val="24"/>
        </w:rPr>
        <w:t xml:space="preserve">(McCallum </w:t>
      </w:r>
      <w:r w:rsidR="00E06F1B" w:rsidRPr="00742913">
        <w:rPr>
          <w:rFonts w:ascii="Times New Roman" w:hAnsi="Times New Roman" w:cs="Times New Roman"/>
          <w:i/>
          <w:iCs/>
          <w:sz w:val="24"/>
          <w:szCs w:val="24"/>
        </w:rPr>
        <w:t>et al.</w:t>
      </w:r>
      <w:r w:rsidR="00E06F1B" w:rsidRPr="00742913">
        <w:rPr>
          <w:rFonts w:ascii="Times New Roman" w:hAnsi="Times New Roman" w:cs="Times New Roman"/>
          <w:sz w:val="24"/>
          <w:szCs w:val="24"/>
        </w:rPr>
        <w:t xml:space="preserve"> 2009; </w:t>
      </w:r>
      <w:proofErr w:type="spellStart"/>
      <w:r w:rsidR="00E06F1B" w:rsidRPr="00742913">
        <w:rPr>
          <w:rFonts w:ascii="Times New Roman" w:hAnsi="Times New Roman" w:cs="Times New Roman"/>
          <w:sz w:val="24"/>
          <w:szCs w:val="24"/>
        </w:rPr>
        <w:t>Hamede</w:t>
      </w:r>
      <w:proofErr w:type="spellEnd"/>
      <w:r w:rsidR="00E06F1B" w:rsidRPr="00742913">
        <w:rPr>
          <w:rFonts w:ascii="Times New Roman" w:hAnsi="Times New Roman" w:cs="Times New Roman"/>
          <w:sz w:val="24"/>
          <w:szCs w:val="24"/>
        </w:rPr>
        <w:t xml:space="preserve"> </w:t>
      </w:r>
      <w:r w:rsidR="00E06F1B" w:rsidRPr="00742913">
        <w:rPr>
          <w:rFonts w:ascii="Times New Roman" w:hAnsi="Times New Roman" w:cs="Times New Roman"/>
          <w:i/>
          <w:iCs/>
          <w:sz w:val="24"/>
          <w:szCs w:val="24"/>
        </w:rPr>
        <w:t>et al.</w:t>
      </w:r>
      <w:r w:rsidR="00E06F1B" w:rsidRPr="00742913">
        <w:rPr>
          <w:rFonts w:ascii="Times New Roman" w:hAnsi="Times New Roman" w:cs="Times New Roman"/>
          <w:sz w:val="24"/>
          <w:szCs w:val="24"/>
        </w:rPr>
        <w:t xml:space="preserve"> 2012)</w:t>
      </w:r>
      <w:r w:rsidR="00E06F1B">
        <w:rPr>
          <w:rFonts w:ascii="Times New Roman" w:eastAsia="Times New Roman" w:hAnsi="Times New Roman" w:cs="Times New Roman"/>
          <w:sz w:val="24"/>
          <w:szCs w:val="24"/>
          <w:lang w:eastAsia="en-AU"/>
        </w:rPr>
        <w:fldChar w:fldCharType="end"/>
      </w:r>
      <w:r w:rsidR="00E06F1B">
        <w:rPr>
          <w:rFonts w:ascii="Times New Roman" w:eastAsia="Times New Roman" w:hAnsi="Times New Roman" w:cs="Times New Roman"/>
          <w:sz w:val="24"/>
          <w:szCs w:val="24"/>
          <w:lang w:eastAsia="en-AU"/>
        </w:rPr>
        <w:t xml:space="preserve">. DFTD has </w:t>
      </w:r>
      <w:r w:rsidR="00E06F1B">
        <w:rPr>
          <w:rFonts w:ascii="Times New Roman" w:hAnsi="Times New Roman" w:cs="Times New Roman"/>
          <w:sz w:val="24"/>
          <w:szCs w:val="24"/>
        </w:rPr>
        <w:t>SEI(D) dynamics in devil populations, however, accurately estimating the latent period is impossible, as there is (as of May 2022) no diagnostic tool to detect DFTD prior to visual detection of the tumours</w:t>
      </w:r>
      <w:r w:rsidR="00664298">
        <w:rPr>
          <w:rFonts w:ascii="Times New Roman" w:hAnsi="Times New Roman" w:cs="Times New Roman"/>
          <w:sz w:val="24"/>
          <w:szCs w:val="24"/>
        </w:rPr>
        <w:t xml:space="preserve"> </w:t>
      </w:r>
      <w:r w:rsidR="00E06F1B">
        <w:rPr>
          <w:rFonts w:ascii="Times New Roman" w:hAnsi="Times New Roman" w:cs="Times New Roman"/>
          <w:sz w:val="24"/>
          <w:szCs w:val="24"/>
        </w:rPr>
        <w:fldChar w:fldCharType="begin"/>
      </w:r>
      <w:r w:rsidR="00E06F1B">
        <w:rPr>
          <w:rFonts w:ascii="Times New Roman" w:hAnsi="Times New Roman" w:cs="Times New Roman"/>
          <w:sz w:val="24"/>
          <w:szCs w:val="24"/>
        </w:rPr>
        <w:instrText xml:space="preserve"> ADDIN ZOTERO_ITEM CSL_CITATION {"citationID":"andqFYWm","properties":{"formattedCitation":"(Hamede {\\i{}et al.} 2012)","plainCitation":"(Hamede et al. 2012)","noteIndex":0},"citationItems":[{"id":544,"uris":["http://zotero.org/users/7391531/items/F4SAKGFJ"],"itemData":{"id":544,"type":"article-journal","abstract":"1. Understanding the nature and characteristics of contact heterogeneities is crucial for predicting the epidemic behaviour of infectious diseases. Nonetheless, few studies include contact heterogeneities when modelling disease outbreaks in wildlife, which differ in their population impact from human diseases. 2. We use empirical estimates of contact heterogeneities and network metrics to simulate outbreaks of devil facial tumour disease (DFTD), an extinction-threatening infectious cancer. We incorporate tuneable algorithms, with a range of transmission rates and latent periods of DFTD, to grow devil population networks capable of reproducing observed aspects of devil ecology, demographic and seasonal-based mixing preferences. The outputs of the network model are compared with a stochastic mean-field model, in which every individual is equally likely to pass or acquire infection through time. 3. Our network model predicts a lower epidemic threshold for DFTD compared with the stochastic mean-field model. While host extinction probabilities are similar in both models, the network model predicts faster devil extinction and higher DFTD extinction probabilities, particularly for intermediate levels of transmissibility. 4. While the time taken to devil extinction increases with the longer estimate of latent period, probabilities of both, disease and devil extinction, are greater with the shorter latent period. Host–pathogen coexistence is strictly subject to the longest plausible estimate of latent period and low transmissibility. 5.Synthesis and applications. In the particular case of DFTD, incorporating observed host network structure has only a modest effect on the outcome of the host pathogen interaction. In general, however, non-random network structure may have major implications for the management of wildlife diseases. Our results suggest that this is particularly likely for pathogens in which the probability of transmission given a contact is intermediate. Our approach provides a template for using empirically obtained data on contact networks to develop models to explore the extent to which network structure influences R0, the probability of extinction and the mean time until extinction.","container-title":"Journal of Applied Ecology","DOI":"10.1111/j.1365-2664.2011.02103.x","ISSN":"00218901","issue":"2","note":"ISBN: 0021-8901\nPMID: 73930340","page":"447–456","title":"Simulating devil facial tumour disease outbreaks across empirically derived contact networks","volume":"49","author":[{"family":"Hamede","given":"Rodrigo"},{"family":"Bashford","given":"Jim"},{"family":"Jones","given":"Menna"},{"family":"McCallum","given":"Hamish"}],"issued":{"date-parts":[["2012"]]}}}],"schema":"https://github.com/citation-style-language/schema/raw/master/csl-citation.json"} </w:instrText>
      </w:r>
      <w:r w:rsidR="00E06F1B">
        <w:rPr>
          <w:rFonts w:ascii="Times New Roman" w:hAnsi="Times New Roman" w:cs="Times New Roman"/>
          <w:sz w:val="24"/>
          <w:szCs w:val="24"/>
        </w:rPr>
        <w:fldChar w:fldCharType="separate"/>
      </w:r>
      <w:r w:rsidR="00E06F1B" w:rsidRPr="00742913">
        <w:rPr>
          <w:rFonts w:ascii="Times New Roman" w:hAnsi="Times New Roman" w:cs="Times New Roman"/>
          <w:sz w:val="24"/>
          <w:szCs w:val="24"/>
        </w:rPr>
        <w:t>(</w:t>
      </w:r>
      <w:proofErr w:type="spellStart"/>
      <w:r w:rsidR="00E06F1B" w:rsidRPr="00742913">
        <w:rPr>
          <w:rFonts w:ascii="Times New Roman" w:hAnsi="Times New Roman" w:cs="Times New Roman"/>
          <w:sz w:val="24"/>
          <w:szCs w:val="24"/>
        </w:rPr>
        <w:t>Hamede</w:t>
      </w:r>
      <w:proofErr w:type="spellEnd"/>
      <w:r w:rsidR="00E06F1B" w:rsidRPr="00742913">
        <w:rPr>
          <w:rFonts w:ascii="Times New Roman" w:hAnsi="Times New Roman" w:cs="Times New Roman"/>
          <w:sz w:val="24"/>
          <w:szCs w:val="24"/>
        </w:rPr>
        <w:t xml:space="preserve"> </w:t>
      </w:r>
      <w:r w:rsidR="00E06F1B" w:rsidRPr="00742913">
        <w:rPr>
          <w:rFonts w:ascii="Times New Roman" w:hAnsi="Times New Roman" w:cs="Times New Roman"/>
          <w:i/>
          <w:iCs/>
          <w:sz w:val="24"/>
          <w:szCs w:val="24"/>
        </w:rPr>
        <w:t>et al.</w:t>
      </w:r>
      <w:r w:rsidR="00E06F1B" w:rsidRPr="00742913">
        <w:rPr>
          <w:rFonts w:ascii="Times New Roman" w:hAnsi="Times New Roman" w:cs="Times New Roman"/>
          <w:sz w:val="24"/>
          <w:szCs w:val="24"/>
        </w:rPr>
        <w:t xml:space="preserve"> 2012)</w:t>
      </w:r>
      <w:r w:rsidR="00E06F1B">
        <w:rPr>
          <w:rFonts w:ascii="Times New Roman" w:hAnsi="Times New Roman" w:cs="Times New Roman"/>
          <w:sz w:val="24"/>
          <w:szCs w:val="24"/>
        </w:rPr>
        <w:fldChar w:fldCharType="end"/>
      </w:r>
      <w:r w:rsidR="00E06F1B">
        <w:rPr>
          <w:rFonts w:ascii="Times New Roman" w:hAnsi="Times New Roman" w:cs="Times New Roman"/>
          <w:sz w:val="24"/>
          <w:szCs w:val="24"/>
        </w:rPr>
        <w:t xml:space="preserve">. As we wanted to make predictions on a species not included in our dataset, we reran the models excluding the species predictor and the model performance, and </w:t>
      </w:r>
      <w:r w:rsidR="00E06F1B">
        <w:rPr>
          <w:rFonts w:ascii="Times New Roman" w:hAnsi="Times New Roman" w:cs="Times New Roman"/>
          <w:sz w:val="24"/>
          <w:szCs w:val="24"/>
        </w:rPr>
        <w:lastRenderedPageBreak/>
        <w:t>results were very similar.</w:t>
      </w:r>
      <w:r w:rsidR="00664298">
        <w:rPr>
          <w:rFonts w:ascii="Times New Roman" w:hAnsi="Times New Roman" w:cs="Times New Roman"/>
          <w:sz w:val="24"/>
          <w:szCs w:val="24"/>
        </w:rPr>
        <w:t xml:space="preserve"> </w:t>
      </w:r>
      <w:r w:rsidR="00E06F1B">
        <w:rPr>
          <w:rFonts w:ascii="Times New Roman" w:hAnsi="Times New Roman" w:cs="Times New Roman"/>
          <w:sz w:val="24"/>
          <w:szCs w:val="24"/>
        </w:rPr>
        <w:t xml:space="preserve">See </w:t>
      </w:r>
      <w:hyperlink r:id="rId13">
        <w:r w:rsidR="00E06F1B">
          <w:rPr>
            <w:rStyle w:val="Hyperlink"/>
            <w:rFonts w:ascii="Times New Roman" w:hAnsi="Times New Roman" w:cs="Times New Roman"/>
            <w:sz w:val="24"/>
            <w:szCs w:val="24"/>
          </w:rPr>
          <w:t>https://github.com/nfj1380/igraphEpi</w:t>
        </w:r>
      </w:hyperlink>
      <w:r w:rsidR="00E06F1B">
        <w:rPr>
          <w:rFonts w:ascii="Times New Roman" w:hAnsi="Times New Roman" w:cs="Times New Roman"/>
          <w:sz w:val="24"/>
          <w:szCs w:val="24"/>
        </w:rPr>
        <w:t xml:space="preserve"> for our complete analytical pipeline.</w:t>
      </w:r>
    </w:p>
    <w:p w14:paraId="176B5B10" w14:textId="77777777" w:rsidR="00164936" w:rsidRDefault="00DE4A8E">
      <w:pPr>
        <w:spacing w:after="0" w:line="240" w:lineRule="auto"/>
        <w:rPr>
          <w:rFonts w:ascii="Times New Roman" w:eastAsia="Times New Roman" w:hAnsi="Times New Roman" w:cs="Times New Roman"/>
          <w:b/>
          <w:bCs/>
          <w:color w:val="000000"/>
          <w:sz w:val="24"/>
          <w:szCs w:val="24"/>
          <w:lang w:eastAsia="en-AU"/>
        </w:rPr>
      </w:pPr>
      <w:r>
        <w:rPr>
          <w:rFonts w:ascii="Times New Roman" w:eastAsia="Times New Roman" w:hAnsi="Times New Roman" w:cs="Times New Roman"/>
          <w:b/>
          <w:bCs/>
          <w:color w:val="000000"/>
          <w:sz w:val="24"/>
          <w:szCs w:val="24"/>
          <w:lang w:eastAsia="en-AU"/>
        </w:rPr>
        <w:t>Results</w:t>
      </w:r>
    </w:p>
    <w:p w14:paraId="0C9138A0" w14:textId="77777777" w:rsidR="00164936" w:rsidRDefault="00164936">
      <w:pPr>
        <w:spacing w:after="0" w:line="240" w:lineRule="auto"/>
        <w:rPr>
          <w:rFonts w:ascii="Times New Roman" w:eastAsia="Times New Roman" w:hAnsi="Times New Roman" w:cs="Times New Roman"/>
          <w:b/>
          <w:bCs/>
          <w:color w:val="000000"/>
          <w:sz w:val="24"/>
          <w:szCs w:val="24"/>
          <w:lang w:eastAsia="en-AU"/>
        </w:rPr>
      </w:pPr>
    </w:p>
    <w:p w14:paraId="3A36145D" w14:textId="77777777" w:rsidR="00164936" w:rsidRDefault="00DE4A8E">
      <w:pPr>
        <w:spacing w:after="0" w:line="480" w:lineRule="auto"/>
        <w:rPr>
          <w:rFonts w:ascii="Times New Roman" w:eastAsia="Times New Roman" w:hAnsi="Times New Roman" w:cs="Times New Roman"/>
          <w:i/>
          <w:iCs/>
          <w:color w:val="000000"/>
          <w:sz w:val="24"/>
          <w:szCs w:val="24"/>
          <w:lang w:eastAsia="en-AU"/>
        </w:rPr>
      </w:pPr>
      <w:r>
        <w:rPr>
          <w:rFonts w:ascii="Times New Roman" w:eastAsia="Times New Roman" w:hAnsi="Times New Roman" w:cs="Times New Roman"/>
          <w:color w:val="000000"/>
          <w:sz w:val="24"/>
          <w:szCs w:val="24"/>
          <w:lang w:eastAsia="en-AU"/>
        </w:rPr>
        <w:tab/>
      </w:r>
      <w:r>
        <w:rPr>
          <w:rFonts w:ascii="Times New Roman" w:eastAsia="Times New Roman" w:hAnsi="Times New Roman" w:cs="Times New Roman"/>
          <w:i/>
          <w:iCs/>
          <w:color w:val="000000"/>
          <w:sz w:val="24"/>
          <w:szCs w:val="24"/>
          <w:lang w:eastAsia="en-AU"/>
        </w:rPr>
        <w:t>Diversity of network structures</w:t>
      </w:r>
    </w:p>
    <w:p w14:paraId="47B7FD24" w14:textId="2C163477" w:rsidR="00164936" w:rsidRDefault="00DE4A8E">
      <w:pPr>
        <w:spacing w:after="0" w:line="48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We identified substantial variation in network structure across animal taxa. The static unweighted animal social networks in our database ranged from nearly completely unconnected (Spectral radius</w:t>
      </w:r>
      <w:r>
        <w:t xml:space="preserve"> </w:t>
      </w:r>
      <w:r>
        <w:rPr>
          <w:rFonts w:ascii="Times New Roman" w:eastAsia="Times New Roman" w:hAnsi="Times New Roman" w:cs="Times New Roman"/>
          <w:color w:val="000000"/>
          <w:sz w:val="24"/>
          <w:szCs w:val="24"/>
          <w:lang w:eastAsia="en-AU"/>
        </w:rPr>
        <w:t>λ</w:t>
      </w:r>
      <w:r w:rsidRPr="007B56F8">
        <w:rPr>
          <w:rFonts w:ascii="Times New Roman" w:eastAsia="Times New Roman" w:hAnsi="Times New Roman" w:cs="Times New Roman"/>
          <w:color w:val="000000"/>
          <w:sz w:val="24"/>
          <w:szCs w:val="24"/>
          <w:vertAlign w:val="subscript"/>
          <w:lang w:eastAsia="en-AU"/>
        </w:rPr>
        <w:t>1</w:t>
      </w:r>
      <w:r>
        <w:rPr>
          <w:rFonts w:ascii="Times New Roman" w:eastAsia="Times New Roman" w:hAnsi="Times New Roman" w:cs="Times New Roman"/>
          <w:color w:val="000000"/>
          <w:sz w:val="24"/>
          <w:szCs w:val="24"/>
          <w:lang w:eastAsia="en-AU"/>
        </w:rPr>
        <w:t xml:space="preserve"> ~ 1, Fiedler value ~0, not included in our predictive models) to highly connected (Spectral radius</w:t>
      </w:r>
      <w:r>
        <w:t xml:space="preserve"> </w:t>
      </w:r>
      <w:r>
        <w:rPr>
          <w:rFonts w:ascii="Times New Roman" w:eastAsia="Times New Roman" w:hAnsi="Times New Roman" w:cs="Times New Roman"/>
          <w:color w:val="000000"/>
          <w:sz w:val="24"/>
          <w:szCs w:val="24"/>
          <w:lang w:eastAsia="en-AU"/>
        </w:rPr>
        <w:t>λ</w:t>
      </w:r>
      <w:r w:rsidRPr="007B56F8">
        <w:rPr>
          <w:rFonts w:ascii="Times New Roman" w:eastAsia="Times New Roman" w:hAnsi="Times New Roman" w:cs="Times New Roman"/>
          <w:color w:val="000000"/>
          <w:sz w:val="24"/>
          <w:szCs w:val="24"/>
          <w:vertAlign w:val="subscript"/>
          <w:lang w:eastAsia="en-AU"/>
        </w:rPr>
        <w:t>1</w:t>
      </w:r>
      <w:r>
        <w:rPr>
          <w:rFonts w:ascii="Times New Roman" w:eastAsia="Times New Roman" w:hAnsi="Times New Roman" w:cs="Times New Roman"/>
          <w:color w:val="000000"/>
          <w:sz w:val="24"/>
          <w:szCs w:val="24"/>
          <w:lang w:eastAsia="en-AU"/>
        </w:rPr>
        <w:t xml:space="preserve"> ~ 160, Fiedler value ~ 140, Fig. 1). Similarly, the networks ranged from homogeneous (i.e., not modular, </w:t>
      </w:r>
      <w:proofErr w:type="spellStart"/>
      <w:r>
        <w:rPr>
          <w:rFonts w:ascii="Times New Roman" w:eastAsia="Times New Roman" w:hAnsi="Times New Roman" w:cs="Times New Roman"/>
          <w:color w:val="000000"/>
          <w:sz w:val="24"/>
          <w:szCs w:val="24"/>
          <w:lang w:eastAsia="en-AU"/>
        </w:rPr>
        <w:t>Q</w:t>
      </w:r>
      <w:r>
        <w:rPr>
          <w:rFonts w:ascii="Times New Roman" w:eastAsia="Times New Roman" w:hAnsi="Times New Roman" w:cs="Times New Roman"/>
          <w:color w:val="000000"/>
          <w:sz w:val="24"/>
          <w:szCs w:val="24"/>
          <w:vertAlign w:val="subscript"/>
          <w:lang w:eastAsia="en-AU"/>
        </w:rPr>
        <w:t>rel</w:t>
      </w:r>
      <w:proofErr w:type="spellEnd"/>
      <w:r>
        <w:rPr>
          <w:rFonts w:ascii="Times New Roman" w:eastAsia="Times New Roman" w:hAnsi="Times New Roman" w:cs="Times New Roman"/>
          <w:color w:val="000000"/>
          <w:sz w:val="24"/>
          <w:szCs w:val="24"/>
          <w:lang w:eastAsia="en-AU"/>
        </w:rPr>
        <w:t> = 0</w:t>
      </w:r>
      <w:r w:rsidR="00932A6A">
        <w:rPr>
          <w:rFonts w:ascii="Times New Roman" w:eastAsia="Times New Roman" w:hAnsi="Times New Roman" w:cs="Times New Roman"/>
          <w:color w:val="000000"/>
          <w:sz w:val="24"/>
          <w:szCs w:val="24"/>
          <w:lang w:eastAsia="en-AU"/>
        </w:rPr>
        <w:t xml:space="preserve">, see Text </w:t>
      </w:r>
      <w:r w:rsidR="005232A4">
        <w:rPr>
          <w:rFonts w:ascii="Times New Roman" w:eastAsia="Times New Roman" w:hAnsi="Times New Roman" w:cs="Times New Roman"/>
          <w:color w:val="000000"/>
          <w:sz w:val="24"/>
          <w:szCs w:val="24"/>
          <w:lang w:eastAsia="en-AU"/>
        </w:rPr>
        <w:t>B</w:t>
      </w:r>
      <w:r w:rsidR="00932A6A">
        <w:rPr>
          <w:rFonts w:ascii="Times New Roman" w:eastAsia="Times New Roman" w:hAnsi="Times New Roman" w:cs="Times New Roman"/>
          <w:color w:val="000000"/>
          <w:sz w:val="24"/>
          <w:szCs w:val="24"/>
          <w:lang w:eastAsia="en-AU"/>
        </w:rPr>
        <w:t xml:space="preserve">ox </w:t>
      </w:r>
      <w:r w:rsidR="005232A4">
        <w:rPr>
          <w:rFonts w:ascii="Times New Roman" w:eastAsia="Times New Roman" w:hAnsi="Times New Roman" w:cs="Times New Roman"/>
          <w:color w:val="000000"/>
          <w:sz w:val="24"/>
          <w:szCs w:val="24"/>
          <w:lang w:eastAsia="en-AU"/>
        </w:rPr>
        <w:t>1</w:t>
      </w:r>
      <w:r>
        <w:rPr>
          <w:rFonts w:ascii="Times New Roman" w:eastAsia="Times New Roman" w:hAnsi="Times New Roman" w:cs="Times New Roman"/>
          <w:color w:val="000000"/>
          <w:sz w:val="24"/>
          <w:szCs w:val="24"/>
          <w:lang w:eastAsia="en-AU"/>
        </w:rPr>
        <w:t>) to highly modular and subdivided (</w:t>
      </w:r>
      <w:proofErr w:type="spellStart"/>
      <w:r>
        <w:rPr>
          <w:rFonts w:ascii="Times New Roman" w:eastAsia="Times New Roman" w:hAnsi="Times New Roman" w:cs="Times New Roman"/>
          <w:color w:val="000000"/>
          <w:sz w:val="24"/>
          <w:szCs w:val="24"/>
          <w:lang w:eastAsia="en-AU"/>
        </w:rPr>
        <w:t>Q</w:t>
      </w:r>
      <w:r>
        <w:rPr>
          <w:rFonts w:ascii="Times New Roman" w:eastAsia="Times New Roman" w:hAnsi="Times New Roman" w:cs="Times New Roman"/>
          <w:color w:val="000000"/>
          <w:sz w:val="24"/>
          <w:szCs w:val="24"/>
          <w:vertAlign w:val="subscript"/>
          <w:lang w:eastAsia="en-AU"/>
        </w:rPr>
        <w:t>rel</w:t>
      </w:r>
      <w:proofErr w:type="spellEnd"/>
      <w:r>
        <w:rPr>
          <w:rFonts w:ascii="Times New Roman" w:eastAsia="Times New Roman" w:hAnsi="Times New Roman" w:cs="Times New Roman"/>
          <w:color w:val="000000"/>
          <w:sz w:val="24"/>
          <w:szCs w:val="24"/>
          <w:lang w:eastAsia="en-AU"/>
        </w:rPr>
        <w:t> &gt; 0.8</w:t>
      </w:r>
      <w:r w:rsidR="00932A6A">
        <w:rPr>
          <w:rFonts w:ascii="Times New Roman" w:eastAsia="Times New Roman" w:hAnsi="Times New Roman" w:cs="Times New Roman"/>
          <w:color w:val="000000"/>
          <w:sz w:val="24"/>
          <w:szCs w:val="24"/>
          <w:lang w:eastAsia="en-AU"/>
        </w:rPr>
        <w:t>,</w:t>
      </w:r>
      <w:r>
        <w:rPr>
          <w:rFonts w:ascii="Times New Roman" w:eastAsia="Times New Roman" w:hAnsi="Times New Roman" w:cs="Times New Roman"/>
          <w:color w:val="000000"/>
          <w:sz w:val="24"/>
          <w:szCs w:val="24"/>
          <w:lang w:eastAsia="en-AU"/>
        </w:rPr>
        <w:t>). Our principal component analysis (PCA) identified key axes of structural variation across empirical networks (Fig. 2). The first principal component (PC1) distinguished networks that had a large diameter and mean path length and were highly modular (negative values), from networks with a high mean degree and transitivity (positive values, Fig. 2, see Table S2). The second principal component (PC2) separated networks based on network size (number of nodes), maximum degree and the network duration (i.e., the time period over which the network data was collected, Fig. 2). The eusocial ant networks (</w:t>
      </w:r>
      <w:proofErr w:type="spellStart"/>
      <w:r>
        <w:rPr>
          <w:rFonts w:ascii="Times New Roman" w:eastAsia="Times New Roman" w:hAnsi="Times New Roman" w:cs="Times New Roman"/>
          <w:i/>
          <w:iCs/>
          <w:color w:val="000000"/>
          <w:sz w:val="24"/>
          <w:szCs w:val="24"/>
          <w:lang w:eastAsia="en-AU"/>
        </w:rPr>
        <w:t>Camponotus</w:t>
      </w:r>
      <w:proofErr w:type="spellEnd"/>
      <w:r>
        <w:rPr>
          <w:rFonts w:ascii="Times New Roman" w:eastAsia="Times New Roman" w:hAnsi="Times New Roman" w:cs="Times New Roman"/>
          <w:i/>
          <w:iCs/>
          <w:color w:val="000000"/>
          <w:sz w:val="24"/>
          <w:szCs w:val="24"/>
          <w:lang w:eastAsia="en-AU"/>
        </w:rPr>
        <w:t xml:space="preserve"> fellah</w:t>
      </w:r>
      <w:r>
        <w:rPr>
          <w:rFonts w:ascii="Times New Roman" w:eastAsia="Times New Roman" w:hAnsi="Times New Roman" w:cs="Times New Roman"/>
          <w:color w:val="000000"/>
          <w:sz w:val="24"/>
          <w:szCs w:val="24"/>
          <w:lang w:eastAsia="en-AU"/>
        </w:rPr>
        <w:t xml:space="preserve">, </w:t>
      </w:r>
      <w:proofErr w:type="spellStart"/>
      <w:r>
        <w:rPr>
          <w:rFonts w:ascii="Times New Roman" w:eastAsia="Times New Roman" w:hAnsi="Times New Roman" w:cs="Times New Roman"/>
          <w:color w:val="000000"/>
          <w:sz w:val="24"/>
          <w:szCs w:val="24"/>
          <w:lang w:eastAsia="en-AU"/>
        </w:rPr>
        <w:t>Insecta</w:t>
      </w:r>
      <w:proofErr w:type="spellEnd"/>
      <w:r>
        <w:rPr>
          <w:rFonts w:ascii="Times New Roman" w:eastAsia="Times New Roman" w:hAnsi="Times New Roman" w:cs="Times New Roman"/>
          <w:color w:val="000000"/>
          <w:sz w:val="24"/>
          <w:szCs w:val="24"/>
          <w:lang w:eastAsia="en-AU"/>
        </w:rPr>
        <w:t xml:space="preserve">: Hymenoptera) and mammal networks tended to cluster separately (Fig. 1), with the other taxonomic classes dispersed between these groups (Fig. 1) or species (see Fig. S1 for clustering by species). The networks’ spectral properties (the Fiedler value and spectral radius) explained a unique portion of structural variance that did not covary with other variables (see Table S1 for vector loadings and Fig S2 for all pair-wise correlations). We found variables such as mean degree and transitivity the most correlated with the other variables and were excluded from further analysis (Tables S2, Fig S2).  </w:t>
      </w:r>
    </w:p>
    <w:p w14:paraId="7D65E7D0" w14:textId="77777777" w:rsidR="00164936" w:rsidRDefault="00164936">
      <w:pPr>
        <w:rPr>
          <w:rFonts w:ascii="Times New Roman" w:eastAsia="Times New Roman" w:hAnsi="Times New Roman" w:cs="Times New Roman"/>
          <w:sz w:val="24"/>
          <w:szCs w:val="24"/>
          <w:lang w:eastAsia="en-AU"/>
        </w:rPr>
      </w:pPr>
    </w:p>
    <w:p w14:paraId="497B1D6F" w14:textId="77777777" w:rsidR="00164936" w:rsidRDefault="00DE4A8E">
      <w:pPr>
        <w:rPr>
          <w:rFonts w:ascii="Times New Roman" w:eastAsia="Times New Roman" w:hAnsi="Times New Roman" w:cs="Times New Roman"/>
          <w:i/>
          <w:iCs/>
          <w:sz w:val="24"/>
          <w:szCs w:val="24"/>
          <w:lang w:eastAsia="en-AU"/>
        </w:rPr>
      </w:pPr>
      <w:r>
        <w:rPr>
          <w:rFonts w:ascii="Times New Roman" w:eastAsia="Times New Roman" w:hAnsi="Times New Roman" w:cs="Times New Roman"/>
          <w:i/>
          <w:iCs/>
          <w:sz w:val="24"/>
          <w:szCs w:val="24"/>
          <w:lang w:eastAsia="en-AU"/>
        </w:rPr>
        <w:t>Spectral properties predict pathogen spread across epidemic scenarios</w:t>
      </w:r>
    </w:p>
    <w:p w14:paraId="1325035E" w14:textId="77777777" w:rsidR="00164936" w:rsidRDefault="00164936">
      <w:pPr>
        <w:rPr>
          <w:rFonts w:ascii="Times New Roman" w:eastAsia="Times New Roman" w:hAnsi="Times New Roman" w:cs="Times New Roman"/>
          <w:sz w:val="24"/>
          <w:szCs w:val="24"/>
          <w:lang w:eastAsia="en-AU"/>
        </w:rPr>
      </w:pPr>
    </w:p>
    <w:p w14:paraId="0DFEF109" w14:textId="060DC3E8" w:rsidR="00164936" w:rsidRDefault="00DE4A8E">
      <w:pPr>
        <w:spacing w:after="0" w:line="48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We found that network characteristics alone could predict </w:t>
      </w:r>
      <w:ins w:id="58" w:author="Nicholas Fountain-Jones" w:date="2022-10-12T16:05:00Z">
        <w:r w:rsidR="009E6A94">
          <w:rPr>
            <w:rFonts w:ascii="Times New Roman" w:eastAsia="Times New Roman" w:hAnsi="Times New Roman" w:cs="Times New Roman"/>
            <w:color w:val="000000"/>
            <w:sz w:val="24"/>
            <w:szCs w:val="24"/>
            <w:lang w:eastAsia="en-AU"/>
          </w:rPr>
          <w:t>the proportion infected and time</w:t>
        </w:r>
      </w:ins>
      <w:ins w:id="59" w:author="Nicholas Fountain-Jones" w:date="2022-10-12T16:06:00Z">
        <w:r w:rsidR="009E6A94">
          <w:rPr>
            <w:rFonts w:ascii="Times New Roman" w:eastAsia="Times New Roman" w:hAnsi="Times New Roman" w:cs="Times New Roman"/>
            <w:color w:val="000000"/>
            <w:sz w:val="24"/>
            <w:szCs w:val="24"/>
            <w:lang w:eastAsia="en-AU"/>
          </w:rPr>
          <w:t xml:space="preserve"> to peak </w:t>
        </w:r>
      </w:ins>
      <w:del w:id="60" w:author="Nicholas Fountain-Jones" w:date="2022-10-12T16:05:00Z">
        <w:r w:rsidDel="009E6A94">
          <w:rPr>
            <w:rFonts w:ascii="Times New Roman" w:eastAsia="Times New Roman" w:hAnsi="Times New Roman" w:cs="Times New Roman"/>
            <w:color w:val="000000"/>
            <w:sz w:val="24"/>
            <w:szCs w:val="24"/>
            <w:lang w:eastAsia="en-AU"/>
          </w:rPr>
          <w:delText xml:space="preserve">pathogen transmission dynamics </w:delText>
        </w:r>
      </w:del>
      <w:r>
        <w:rPr>
          <w:rFonts w:ascii="Times New Roman" w:eastAsia="Times New Roman" w:hAnsi="Times New Roman" w:cs="Times New Roman"/>
          <w:color w:val="000000"/>
          <w:sz w:val="24"/>
          <w:szCs w:val="24"/>
          <w:lang w:eastAsia="en-AU"/>
        </w:rPr>
        <w:t xml:space="preserve">remarkably well (Figs. 3 &amp; </w:t>
      </w:r>
      <w:del w:id="61" w:author="Nicholas Fountain-Jones" w:date="2022-10-12T14:59:00Z">
        <w:r w:rsidDel="009D2702">
          <w:rPr>
            <w:rFonts w:ascii="Times New Roman" w:eastAsia="Times New Roman" w:hAnsi="Times New Roman" w:cs="Times New Roman"/>
            <w:color w:val="000000"/>
            <w:sz w:val="24"/>
            <w:szCs w:val="24"/>
            <w:lang w:eastAsia="en-AU"/>
          </w:rPr>
          <w:delText xml:space="preserve">Fig </w:delText>
        </w:r>
      </w:del>
      <w:r>
        <w:rPr>
          <w:rFonts w:ascii="Times New Roman" w:eastAsia="Times New Roman" w:hAnsi="Times New Roman" w:cs="Times New Roman"/>
          <w:color w:val="000000"/>
          <w:sz w:val="24"/>
          <w:szCs w:val="24"/>
          <w:lang w:eastAsia="en-AU"/>
        </w:rPr>
        <w:t>S3)</w:t>
      </w:r>
      <w:del w:id="62" w:author="Nicholas Fountain-Jones" w:date="2022-10-12T16:04:00Z">
        <w:r w:rsidDel="009E6A94">
          <w:rPr>
            <w:rFonts w:ascii="Times New Roman" w:eastAsia="Times New Roman" w:hAnsi="Times New Roman" w:cs="Times New Roman"/>
            <w:color w:val="000000"/>
            <w:sz w:val="24"/>
            <w:szCs w:val="24"/>
            <w:lang w:eastAsia="en-AU"/>
          </w:rPr>
          <w:delText xml:space="preserve">. We constructed models in </w:delText>
        </w:r>
        <w:r w:rsidDel="009E6A94">
          <w:rPr>
            <w:rFonts w:ascii="Times New Roman" w:eastAsia="Times New Roman" w:hAnsi="Times New Roman" w:cs="Times New Roman"/>
            <w:i/>
            <w:iCs/>
            <w:color w:val="000000"/>
            <w:sz w:val="24"/>
            <w:szCs w:val="24"/>
            <w:lang w:eastAsia="en-AU"/>
          </w:rPr>
          <w:delText xml:space="preserve">MrIML </w:delText>
        </w:r>
        <w:r w:rsidDel="009E6A94">
          <w:rPr>
            <w:rFonts w:ascii="Times New Roman" w:eastAsia="Times New Roman" w:hAnsi="Times New Roman" w:cs="Times New Roman"/>
            <w:color w:val="000000"/>
            <w:sz w:val="24"/>
            <w:szCs w:val="24"/>
            <w:lang w:eastAsia="en-AU"/>
          </w:rPr>
          <w:delText xml:space="preserve">to predict the </w:delText>
        </w:r>
      </w:del>
      <w:del w:id="63" w:author="Nicholas Fountain-Jones" w:date="2022-10-12T15:57:00Z">
        <w:r w:rsidDel="00097B6D">
          <w:rPr>
            <w:rFonts w:ascii="Times New Roman" w:eastAsia="Times New Roman" w:hAnsi="Times New Roman" w:cs="Times New Roman"/>
            <w:color w:val="000000"/>
            <w:sz w:val="24"/>
            <w:szCs w:val="24"/>
            <w:lang w:eastAsia="en-AU"/>
          </w:rPr>
          <w:delText>maximum proportion of nodes infected in the network over 100 time steps (hereafter ‘</w:delText>
        </w:r>
      </w:del>
      <w:del w:id="64" w:author="Nicholas Fountain-Jones" w:date="2022-10-12T16:04:00Z">
        <w:r w:rsidDel="009E6A94">
          <w:rPr>
            <w:rFonts w:ascii="Times New Roman" w:eastAsia="Times New Roman" w:hAnsi="Times New Roman" w:cs="Times New Roman"/>
            <w:color w:val="000000"/>
            <w:sz w:val="24"/>
            <w:szCs w:val="24"/>
            <w:lang w:eastAsia="en-AU"/>
          </w:rPr>
          <w:delText>proportion infected</w:delText>
        </w:r>
      </w:del>
      <w:del w:id="65" w:author="Nicholas Fountain-Jones" w:date="2022-10-12T15:57:00Z">
        <w:r w:rsidDel="00097B6D">
          <w:rPr>
            <w:rFonts w:ascii="Times New Roman" w:eastAsia="Times New Roman" w:hAnsi="Times New Roman" w:cs="Times New Roman"/>
            <w:color w:val="000000"/>
            <w:sz w:val="24"/>
            <w:szCs w:val="24"/>
            <w:lang w:eastAsia="en-AU"/>
          </w:rPr>
          <w:delText>’)</w:delText>
        </w:r>
      </w:del>
      <w:r>
        <w:rPr>
          <w:rFonts w:ascii="Times New Roman" w:eastAsia="Times New Roman" w:hAnsi="Times New Roman" w:cs="Times New Roman"/>
          <w:color w:val="000000"/>
          <w:sz w:val="24"/>
          <w:szCs w:val="24"/>
          <w:lang w:eastAsia="en-AU"/>
        </w:rPr>
        <w:t xml:space="preserve">. </w:t>
      </w:r>
      <w:ins w:id="66" w:author="Nicholas Fountain-Jones" w:date="2022-10-12T15:00:00Z">
        <w:r w:rsidR="009D2702" w:rsidRPr="009D2702">
          <w:rPr>
            <w:rFonts w:ascii="Times New Roman" w:eastAsia="Times New Roman" w:hAnsi="Times New Roman" w:cs="Times New Roman"/>
            <w:color w:val="000000"/>
            <w:sz w:val="24"/>
            <w:szCs w:val="24"/>
            <w:lang w:eastAsia="en-AU"/>
          </w:rPr>
          <w:t>Across all SIR parameter combinations,</w:t>
        </w:r>
        <w:r w:rsidR="009D2702">
          <w:rPr>
            <w:rFonts w:ascii="Times New Roman" w:eastAsia="Times New Roman" w:hAnsi="Times New Roman" w:cs="Times New Roman"/>
            <w:color w:val="000000"/>
            <w:sz w:val="24"/>
            <w:szCs w:val="24"/>
            <w:lang w:eastAsia="en-AU"/>
          </w:rPr>
          <w:t xml:space="preserve"> </w:t>
        </w:r>
      </w:ins>
      <w:r>
        <w:rPr>
          <w:rFonts w:ascii="Times New Roman" w:eastAsia="Times New Roman" w:hAnsi="Times New Roman" w:cs="Times New Roman"/>
          <w:color w:val="000000"/>
          <w:sz w:val="24"/>
          <w:szCs w:val="24"/>
          <w:lang w:eastAsia="en-AU"/>
        </w:rPr>
        <w:t>we could predict the proportion infected in a network</w:t>
      </w:r>
      <w:r w:rsidR="00ED0371">
        <w:rPr>
          <w:rFonts w:ascii="Times New Roman" w:eastAsia="Times New Roman" w:hAnsi="Times New Roman" w:cs="Times New Roman"/>
          <w:color w:val="000000"/>
          <w:sz w:val="24"/>
          <w:szCs w:val="24"/>
          <w:lang w:eastAsia="en-AU"/>
        </w:rPr>
        <w:t xml:space="preserve"> and </w:t>
      </w:r>
      <w:ins w:id="67" w:author="Nicholas Fountain-Jones" w:date="2022-10-12T15:51:00Z">
        <w:r w:rsidR="00097B6D">
          <w:rPr>
            <w:rFonts w:ascii="Times New Roman" w:eastAsia="Times New Roman" w:hAnsi="Times New Roman" w:cs="Times New Roman"/>
            <w:color w:val="000000"/>
            <w:sz w:val="24"/>
            <w:szCs w:val="24"/>
            <w:lang w:eastAsia="en-AU"/>
          </w:rPr>
          <w:t xml:space="preserve">time </w:t>
        </w:r>
      </w:ins>
      <w:ins w:id="68" w:author="Nicholas Fountain-Jones" w:date="2022-10-12T15:52:00Z">
        <w:r w:rsidR="00097B6D">
          <w:rPr>
            <w:rFonts w:ascii="Times New Roman" w:eastAsia="Times New Roman" w:hAnsi="Times New Roman" w:cs="Times New Roman"/>
            <w:color w:val="000000"/>
            <w:sz w:val="24"/>
            <w:szCs w:val="24"/>
            <w:lang w:eastAsia="en-AU"/>
          </w:rPr>
          <w:t xml:space="preserve">to peak </w:t>
        </w:r>
      </w:ins>
      <w:r>
        <w:rPr>
          <w:rFonts w:ascii="Times New Roman" w:eastAsia="Times New Roman" w:hAnsi="Times New Roman" w:cs="Times New Roman"/>
          <w:color w:val="000000"/>
          <w:sz w:val="24"/>
          <w:szCs w:val="24"/>
          <w:lang w:eastAsia="en-AU"/>
        </w:rPr>
        <w:t>using both spectral measures and species identity alone (Fig. 3a</w:t>
      </w:r>
      <w:r w:rsidR="00ED0371">
        <w:rPr>
          <w:rFonts w:ascii="Times New Roman" w:eastAsia="Times New Roman" w:hAnsi="Times New Roman" w:cs="Times New Roman"/>
          <w:color w:val="000000"/>
          <w:sz w:val="24"/>
          <w:szCs w:val="24"/>
          <w:lang w:eastAsia="en-AU"/>
        </w:rPr>
        <w:t>, Fig. S3</w:t>
      </w:r>
      <w:r>
        <w:rPr>
          <w:rFonts w:ascii="Times New Roman" w:eastAsia="Times New Roman" w:hAnsi="Times New Roman" w:cs="Times New Roman"/>
          <w:color w:val="000000"/>
          <w:sz w:val="24"/>
          <w:szCs w:val="24"/>
          <w:lang w:eastAsia="en-AU"/>
        </w:rPr>
        <w:t xml:space="preserve">). Network size, relative modularity and centralization, for example, were less important in predicting proportion infected across all SIR model parameter combinations tested (Fig. </w:t>
      </w:r>
      <w:r w:rsidR="00742913">
        <w:rPr>
          <w:rFonts w:ascii="Times New Roman" w:eastAsia="Times New Roman" w:hAnsi="Times New Roman" w:cs="Times New Roman"/>
          <w:color w:val="000000"/>
          <w:sz w:val="24"/>
          <w:szCs w:val="24"/>
          <w:lang w:eastAsia="en-AU"/>
        </w:rPr>
        <w:t>3</w:t>
      </w:r>
      <w:r>
        <w:rPr>
          <w:rFonts w:ascii="Times New Roman" w:eastAsia="Times New Roman" w:hAnsi="Times New Roman" w:cs="Times New Roman"/>
          <w:color w:val="000000"/>
          <w:sz w:val="24"/>
          <w:szCs w:val="24"/>
          <w:lang w:eastAsia="en-AU"/>
        </w:rPr>
        <w:t xml:space="preserve">a). Nonlinear relationships were likely important for prediction of proportion infected, as random forests (RF) had the highest predictive performance overall (Table S4) and substantially outperformed linear regression in the </w:t>
      </w:r>
      <w:proofErr w:type="spellStart"/>
      <w:r>
        <w:rPr>
          <w:rFonts w:ascii="Times New Roman" w:eastAsia="Times New Roman" w:hAnsi="Times New Roman" w:cs="Times New Roman"/>
          <w:i/>
          <w:iCs/>
          <w:color w:val="000000"/>
          <w:sz w:val="24"/>
          <w:szCs w:val="24"/>
          <w:lang w:eastAsia="en-AU"/>
        </w:rPr>
        <w:t>MrIML</w:t>
      </w:r>
      <w:proofErr w:type="spellEnd"/>
      <w:r>
        <w:rPr>
          <w:rFonts w:ascii="Times New Roman" w:eastAsia="Times New Roman" w:hAnsi="Times New Roman" w:cs="Times New Roman"/>
          <w:color w:val="000000"/>
          <w:sz w:val="24"/>
          <w:szCs w:val="24"/>
          <w:lang w:eastAsia="en-AU"/>
        </w:rPr>
        <w:t xml:space="preserve"> framework (root mean square error (RMSE) 0.13 vs 0.03). Variable importance and predictor conditional effects were consistent between the machine learning algorithms, so we subsequently analysed the best performing RF model</w:t>
      </w:r>
      <w:r w:rsidR="00A443D0">
        <w:rPr>
          <w:rFonts w:ascii="Times New Roman" w:eastAsia="Times New Roman" w:hAnsi="Times New Roman" w:cs="Times New Roman"/>
          <w:color w:val="000000"/>
          <w:sz w:val="24"/>
          <w:szCs w:val="24"/>
          <w:lang w:eastAsia="en-AU"/>
        </w:rPr>
        <w:t xml:space="preserve">. </w:t>
      </w:r>
      <w:r>
        <w:rPr>
          <w:rFonts w:ascii="Times New Roman" w:eastAsia="Times New Roman" w:hAnsi="Times New Roman" w:cs="Times New Roman"/>
          <w:color w:val="000000"/>
          <w:sz w:val="24"/>
          <w:szCs w:val="24"/>
          <w:lang w:eastAsia="en-AU"/>
        </w:rPr>
        <w:t xml:space="preserve"> </w:t>
      </w:r>
      <w:r w:rsidR="00A443D0">
        <w:rPr>
          <w:rFonts w:ascii="Times New Roman" w:eastAsia="Times New Roman" w:hAnsi="Times New Roman" w:cs="Times New Roman"/>
          <w:color w:val="000000"/>
          <w:sz w:val="24"/>
          <w:szCs w:val="24"/>
          <w:lang w:eastAsia="en-AU"/>
        </w:rPr>
        <w:t>W</w:t>
      </w:r>
      <w:r>
        <w:rPr>
          <w:rFonts w:ascii="Times New Roman" w:eastAsia="Times New Roman" w:hAnsi="Times New Roman" w:cs="Times New Roman"/>
          <w:color w:val="000000"/>
          <w:sz w:val="24"/>
          <w:szCs w:val="24"/>
          <w:lang w:eastAsia="en-AU"/>
        </w:rPr>
        <w:t>e found a nonlinear relationship between proportion infected and spectral radius</w:t>
      </w:r>
      <w:r w:rsidR="00ED0371">
        <w:rPr>
          <w:rFonts w:ascii="Times New Roman" w:eastAsia="Times New Roman" w:hAnsi="Times New Roman" w:cs="Times New Roman"/>
          <w:color w:val="000000"/>
          <w:sz w:val="24"/>
          <w:szCs w:val="24"/>
          <w:lang w:eastAsia="en-AU"/>
        </w:rPr>
        <w:t xml:space="preserve"> across each SIR parameter combination</w:t>
      </w:r>
      <w:r>
        <w:rPr>
          <w:rFonts w:ascii="Times New Roman" w:eastAsia="Times New Roman" w:hAnsi="Times New Roman" w:cs="Times New Roman"/>
          <w:color w:val="000000"/>
          <w:sz w:val="24"/>
          <w:szCs w:val="24"/>
          <w:lang w:eastAsia="en-AU"/>
        </w:rPr>
        <w:t xml:space="preserve">, with the average prediction of proportion infected increasing by ~30% across the range of spectral radius values (holding all other variables constant in the model, Fig. 3b). In contrast we found a more modest effect of the Fiedler value, with the proportion of infected only increasing on average ~3% across the observed range of values for all SIR parameters (Fig 3c). We did find a sharp increase in the proportion infected in networks when the Fiedler value was less than about 15 (Fig. 3c). However, there was variation in the relationship between the proportion infected and these spectral values across transmission (β) and recovery probabilities (γ, Figs. 3d-e). For example, when the probability of transmission was relatively high (β = 0.2) and recovery low (γ = 0.04) the proportion infected across networks was ~80% and spectral radius had a relatively minor effect (Fig. 3d). A network’s spectral radius had a stronger </w:t>
      </w:r>
      <w:r>
        <w:rPr>
          <w:rFonts w:ascii="Times New Roman" w:eastAsia="Times New Roman" w:hAnsi="Times New Roman" w:cs="Times New Roman"/>
          <w:color w:val="000000"/>
          <w:sz w:val="24"/>
          <w:szCs w:val="24"/>
          <w:lang w:eastAsia="en-AU"/>
        </w:rPr>
        <w:lastRenderedPageBreak/>
        <w:t xml:space="preserve">effect when the probability of recovery was higher (γ = 0.4) across all values of β. The increase in proportion infected when the Fiedler value was low (&lt; 15) was not apparent when spread was slower and chances of recovery higher (e.g., β = 0.025 or 0.01, γ = 0.4; Fig 3e). The spectral radius and Fiedler value patterns overall were similar, with larger values reducing the time-to-peak prevalence (hereafter ‘time to peak’, Fig. S3). However, modularity played a greater role in our time to peak models, with the time to peak being longer for more modular networks above a </w:t>
      </w:r>
      <w:proofErr w:type="spellStart"/>
      <w:r>
        <w:rPr>
          <w:rFonts w:ascii="Times New Roman" w:eastAsia="Times New Roman" w:hAnsi="Times New Roman" w:cs="Times New Roman"/>
          <w:color w:val="000000"/>
          <w:sz w:val="24"/>
          <w:szCs w:val="24"/>
          <w:lang w:eastAsia="en-AU"/>
        </w:rPr>
        <w:t>Q</w:t>
      </w:r>
      <w:r>
        <w:rPr>
          <w:rFonts w:ascii="Times New Roman" w:eastAsia="Times New Roman" w:hAnsi="Times New Roman" w:cs="Times New Roman"/>
          <w:color w:val="000000"/>
          <w:sz w:val="24"/>
          <w:szCs w:val="24"/>
          <w:vertAlign w:val="subscript"/>
          <w:lang w:eastAsia="en-AU"/>
        </w:rPr>
        <w:t>rel</w:t>
      </w:r>
      <w:proofErr w:type="spellEnd"/>
      <w:r>
        <w:rPr>
          <w:rFonts w:ascii="Times New Roman" w:eastAsia="Times New Roman" w:hAnsi="Times New Roman" w:cs="Times New Roman"/>
          <w:color w:val="000000"/>
          <w:sz w:val="24"/>
          <w:szCs w:val="24"/>
          <w:lang w:eastAsia="en-AU"/>
        </w:rPr>
        <w:t xml:space="preserve"> threshold of ~ 0.75 (Fig. S4).</w:t>
      </w:r>
    </w:p>
    <w:p w14:paraId="4EBFC6D2" w14:textId="77777777" w:rsidR="00020C1A" w:rsidRDefault="00020C1A">
      <w:pPr>
        <w:spacing w:after="0" w:line="480" w:lineRule="auto"/>
        <w:rPr>
          <w:rFonts w:ascii="Times New Roman" w:eastAsia="Times New Roman" w:hAnsi="Times New Roman" w:cs="Times New Roman"/>
          <w:color w:val="000000"/>
          <w:sz w:val="24"/>
          <w:szCs w:val="24"/>
          <w:lang w:eastAsia="en-AU"/>
        </w:rPr>
      </w:pPr>
    </w:p>
    <w:p w14:paraId="29624F22" w14:textId="77777777" w:rsidR="00164936" w:rsidRDefault="00DE4A8E">
      <w:pPr>
        <w:rPr>
          <w:rFonts w:ascii="Times New Roman" w:eastAsia="Times New Roman" w:hAnsi="Times New Roman" w:cs="Times New Roman"/>
          <w:i/>
          <w:iCs/>
          <w:sz w:val="24"/>
          <w:szCs w:val="24"/>
          <w:lang w:eastAsia="en-AU"/>
        </w:rPr>
      </w:pPr>
      <w:r>
        <w:rPr>
          <w:rFonts w:ascii="Times New Roman" w:eastAsia="Times New Roman" w:hAnsi="Times New Roman" w:cs="Times New Roman"/>
          <w:i/>
          <w:iCs/>
          <w:sz w:val="24"/>
          <w:szCs w:val="24"/>
          <w:lang w:eastAsia="en-AU"/>
        </w:rPr>
        <w:t>Simplifying our models with global surrogates</w:t>
      </w:r>
    </w:p>
    <w:p w14:paraId="3B82A5A4" w14:textId="77777777" w:rsidR="00164936" w:rsidRDefault="00164936">
      <w:pPr>
        <w:rPr>
          <w:rFonts w:ascii="Times New Roman" w:eastAsia="Times New Roman" w:hAnsi="Times New Roman" w:cs="Times New Roman"/>
          <w:i/>
          <w:iCs/>
          <w:sz w:val="24"/>
          <w:szCs w:val="24"/>
          <w:lang w:eastAsia="en-AU"/>
        </w:rPr>
      </w:pPr>
    </w:p>
    <w:p w14:paraId="1E1959B3" w14:textId="4C99AD38" w:rsidR="00F07E53" w:rsidRDefault="00DE4A8E">
      <w:pPr>
        <w:spacing w:line="480" w:lineRule="auto"/>
        <w:rPr>
          <w:rFonts w:ascii="Times New Roman" w:eastAsia="Times New Roman" w:hAnsi="Times New Roman" w:cs="Times New Roman"/>
          <w:sz w:val="24"/>
          <w:szCs w:val="24"/>
          <w:lang w:eastAsia="en-AU"/>
        </w:rPr>
      </w:pPr>
      <w:r>
        <w:rPr>
          <w:rFonts w:ascii="Times New Roman" w:hAnsi="Times New Roman" w:cs="Times New Roman"/>
          <w:sz w:val="24"/>
          <w:szCs w:val="24"/>
        </w:rPr>
        <w:t>When we further interrogated our moderate (</w:t>
      </w:r>
      <w:r>
        <w:rPr>
          <w:rFonts w:ascii="Times New Roman" w:eastAsia="Times New Roman" w:hAnsi="Times New Roman" w:cs="Times New Roman"/>
          <w:sz w:val="24"/>
          <w:szCs w:val="24"/>
          <w:lang w:eastAsia="en-AU"/>
        </w:rPr>
        <w:t>β = 0.05)</w:t>
      </w:r>
      <w:r>
        <w:rPr>
          <w:rFonts w:ascii="Times New Roman" w:hAnsi="Times New Roman" w:cs="Times New Roman"/>
          <w:sz w:val="24"/>
          <w:szCs w:val="24"/>
        </w:rPr>
        <w:t xml:space="preserve"> transmission models</w:t>
      </w:r>
      <w:r>
        <w:rPr>
          <w:rFonts w:ascii="Times New Roman" w:eastAsia="Times New Roman" w:hAnsi="Times New Roman" w:cs="Times New Roman"/>
          <w:sz w:val="24"/>
          <w:szCs w:val="24"/>
          <w:lang w:eastAsia="en-AU"/>
        </w:rPr>
        <w:t xml:space="preserve">, we found that the spectral radius and Fiedler value overall also played a dominant role in our predictions of spread. To quantify the putative mechanisms that underlie our model predictions </w:t>
      </w:r>
      <w:proofErr w:type="gramStart"/>
      <w:r>
        <w:rPr>
          <w:rFonts w:ascii="Times New Roman" w:eastAsia="Times New Roman" w:hAnsi="Times New Roman" w:cs="Times New Roman"/>
          <w:sz w:val="24"/>
          <w:szCs w:val="24"/>
          <w:lang w:eastAsia="en-AU"/>
        </w:rPr>
        <w:t>–‘</w:t>
      </w:r>
      <w:proofErr w:type="gramEnd"/>
      <w:r>
        <w:rPr>
          <w:rFonts w:ascii="Times New Roman" w:eastAsia="Times New Roman" w:hAnsi="Times New Roman" w:cs="Times New Roman"/>
          <w:sz w:val="24"/>
          <w:szCs w:val="24"/>
          <w:lang w:eastAsia="en-AU"/>
        </w:rPr>
        <w:t>to decloak the black box’ − and gain insight into possible interactions between predictors, we constructed surrogate decision trees as a proxy for our more complex RF model. We trained our surrogate decision tree on the predictions of the RF model rather than the network observations directly. In each case, the surrogate decision tree approximated the predictions of our models (thousands of decision trees) remarkably well (Global R</w:t>
      </w:r>
      <w:r>
        <w:rPr>
          <w:rFonts w:ascii="Times New Roman" w:eastAsia="Times New Roman" w:hAnsi="Times New Roman" w:cs="Times New Roman"/>
          <w:sz w:val="24"/>
          <w:szCs w:val="24"/>
          <w:vertAlign w:val="superscript"/>
          <w:lang w:eastAsia="en-AU"/>
        </w:rPr>
        <w:t>2</w:t>
      </w:r>
      <w:r>
        <w:rPr>
          <w:rFonts w:ascii="Times New Roman" w:eastAsia="Times New Roman" w:hAnsi="Times New Roman" w:cs="Times New Roman"/>
          <w:sz w:val="24"/>
          <w:szCs w:val="24"/>
          <w:lang w:eastAsia="en-AU"/>
        </w:rPr>
        <w:t xml:space="preserve"> &gt; 0.95, </w:t>
      </w:r>
      <w:r w:rsidR="00781837">
        <w:rPr>
          <w:rFonts w:ascii="Times New Roman" w:eastAsia="Times New Roman" w:hAnsi="Times New Roman" w:cs="Times New Roman"/>
          <w:sz w:val="24"/>
          <w:szCs w:val="24"/>
          <w:lang w:eastAsia="en-AU"/>
        </w:rPr>
        <w:t>see</w:t>
      </w:r>
      <w:r>
        <w:rPr>
          <w:rFonts w:ascii="Times New Roman" w:eastAsia="Times New Roman" w:hAnsi="Times New Roman" w:cs="Times New Roman"/>
          <w:sz w:val="24"/>
          <w:szCs w:val="24"/>
          <w:lang w:eastAsia="en-AU"/>
        </w:rPr>
        <w:t xml:space="preserve"> </w:t>
      </w:r>
      <w:r>
        <w:fldChar w:fldCharType="begin"/>
      </w:r>
      <w:r w:rsidR="00742913">
        <w:rPr>
          <w:rFonts w:ascii="Times New Roman" w:eastAsia="Times New Roman" w:hAnsi="Times New Roman" w:cs="Times New Roman"/>
          <w:sz w:val="24"/>
          <w:szCs w:val="24"/>
          <w:lang w:eastAsia="en-AU"/>
        </w:rPr>
        <w:instrText xml:space="preserve"> ADDIN ZOTERO_ITEM CSL_CITATION {"citationID":"FhrgLlVk","properties":{"formattedCitation":"(Molnar 2018)","plainCitation":"(Molnar 2018)","noteIndex":0},"citationItems":[{"id":2437,"uris":["http://zotero.org/users/7391531/items/3ZGYHSVP"],"itemData":{"id":2437,"type":"book","edition":"Retrieved from https://christophm.github.io/interpretable-ml-book/","title":"Interpretable machine learning","author":[{"family":"Molnar","given":"C"}],"issued":{"date-parts":[["2018"]]}}}],"schema":"https://github.com/citation-style-language/schema/raw/master/csl-citation.json"} </w:instrText>
      </w:r>
      <w:r>
        <w:rPr>
          <w:rFonts w:ascii="Times New Roman" w:eastAsia="Times New Roman" w:hAnsi="Times New Roman" w:cs="Times New Roman"/>
          <w:sz w:val="24"/>
          <w:szCs w:val="24"/>
          <w:lang w:eastAsia="en-AU"/>
        </w:rPr>
        <w:fldChar w:fldCharType="separate"/>
      </w:r>
      <w:r w:rsidR="00742913" w:rsidRPr="00742913">
        <w:rPr>
          <w:rFonts w:ascii="Times New Roman" w:hAnsi="Times New Roman" w:cs="Times New Roman"/>
          <w:sz w:val="24"/>
        </w:rPr>
        <w:t>(Molnar 2018)</w:t>
      </w:r>
      <w:r>
        <w:rPr>
          <w:rFonts w:ascii="Times New Roman" w:eastAsia="Times New Roman" w:hAnsi="Times New Roman" w:cs="Times New Roman"/>
          <w:sz w:val="24"/>
          <w:szCs w:val="24"/>
          <w:lang w:eastAsia="en-AU"/>
        </w:rPr>
        <w:fldChar w:fldCharType="end"/>
      </w:r>
      <w:r>
        <w:rPr>
          <w:rFonts w:ascii="Times New Roman" w:eastAsia="Times New Roman" w:hAnsi="Times New Roman" w:cs="Times New Roman"/>
          <w:sz w:val="24"/>
          <w:szCs w:val="24"/>
          <w:lang w:eastAsia="en-AU"/>
        </w:rPr>
        <w:t xml:space="preserve"> for details). The spectral radius and, to a lesser extent, the Fiedler value and modularity values dominated surrogate trees for all SIR parameter sets (Fig. 5, Figs. S5 &amp; S6). For example, for networks with a Fiedler value </w:t>
      </w:r>
      <w:r w:rsidR="001B115E">
        <w:rPr>
          <w:rFonts w:ascii="Times New Roman" w:eastAsia="Times New Roman" w:hAnsi="Times New Roman" w:cs="Times New Roman"/>
          <w:sz w:val="24"/>
          <w:szCs w:val="24"/>
          <w:lang w:eastAsia="en-AU"/>
        </w:rPr>
        <w:t>≥</w:t>
      </w:r>
      <w:r>
        <w:rPr>
          <w:rFonts w:ascii="Times New Roman" w:eastAsia="Times New Roman" w:hAnsi="Times New Roman" w:cs="Times New Roman"/>
          <w:sz w:val="24"/>
          <w:szCs w:val="24"/>
          <w:lang w:eastAsia="en-AU"/>
        </w:rPr>
        <w:t xml:space="preserve"> 0.86 and a spectral radius </w:t>
      </w:r>
      <w:r w:rsidR="001B115E">
        <w:rPr>
          <w:rFonts w:ascii="Times New Roman" w:eastAsia="Times New Roman" w:hAnsi="Times New Roman" w:cs="Times New Roman"/>
          <w:sz w:val="24"/>
          <w:szCs w:val="24"/>
          <w:lang w:eastAsia="en-AU"/>
        </w:rPr>
        <w:t>≥</w:t>
      </w:r>
      <w:r>
        <w:rPr>
          <w:rFonts w:ascii="Times New Roman" w:eastAsia="Times New Roman" w:hAnsi="Times New Roman" w:cs="Times New Roman"/>
          <w:sz w:val="24"/>
          <w:szCs w:val="24"/>
          <w:lang w:eastAsia="en-AU"/>
        </w:rPr>
        <w:t xml:space="preserve"> 20 (as was the case for 51% of our networks, Fig. 4b) the estimated maximum proportion of the network infected was 0.92 (Fig. 4b). The duration over which the data was collected also was included in the surrogate model, with networks collected over &gt; 6.5 days having higher estimates of proportion infected (Fig. 4b). </w:t>
      </w:r>
    </w:p>
    <w:p w14:paraId="0CC88AEA" w14:textId="77777777" w:rsidR="00020C1A" w:rsidRPr="00020C1A" w:rsidRDefault="00020C1A" w:rsidP="00020C1A">
      <w:pPr>
        <w:spacing w:after="0" w:line="240" w:lineRule="auto"/>
        <w:rPr>
          <w:rFonts w:ascii="Times New Roman" w:eastAsia="Times New Roman" w:hAnsi="Times New Roman" w:cs="Times New Roman"/>
          <w:sz w:val="24"/>
          <w:szCs w:val="24"/>
          <w:lang w:eastAsia="en-AU"/>
        </w:rPr>
      </w:pPr>
    </w:p>
    <w:p w14:paraId="515270CE" w14:textId="77777777" w:rsidR="00164936" w:rsidRDefault="00DE4A8E">
      <w:pPr>
        <w:spacing w:line="480" w:lineRule="auto"/>
        <w:rPr>
          <w:rFonts w:ascii="Times New Roman" w:eastAsia="Times New Roman" w:hAnsi="Times New Roman" w:cs="Times New Roman"/>
          <w:i/>
          <w:iCs/>
          <w:sz w:val="24"/>
          <w:szCs w:val="24"/>
          <w:lang w:eastAsia="en-AU"/>
        </w:rPr>
      </w:pPr>
      <w:r>
        <w:rPr>
          <w:rFonts w:ascii="Times New Roman" w:eastAsia="Times New Roman" w:hAnsi="Times New Roman" w:cs="Times New Roman"/>
          <w:i/>
          <w:iCs/>
          <w:sz w:val="24"/>
          <w:szCs w:val="24"/>
          <w:lang w:eastAsia="en-AU"/>
        </w:rPr>
        <w:t>Do our structural estimates generalize to more complex spread scenarios?</w:t>
      </w:r>
    </w:p>
    <w:p w14:paraId="62BE7AF5" w14:textId="6B11FC8B" w:rsidR="00164936" w:rsidRDefault="00DE4A8E">
      <w:pPr>
        <w:spacing w:line="48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 xml:space="preserve">To further validate our predictions, we examined how our models predicted </w:t>
      </w:r>
      <w:r>
        <w:rPr>
          <w:rFonts w:ascii="Times New Roman" w:eastAsia="Times New Roman" w:hAnsi="Times New Roman" w:cs="Times New Roman"/>
          <w:i/>
          <w:iCs/>
          <w:sz w:val="24"/>
          <w:szCs w:val="24"/>
          <w:lang w:eastAsia="en-AU"/>
        </w:rPr>
        <w:t xml:space="preserve">M. </w:t>
      </w:r>
      <w:proofErr w:type="spellStart"/>
      <w:r>
        <w:rPr>
          <w:rFonts w:ascii="Times New Roman" w:eastAsia="Times New Roman" w:hAnsi="Times New Roman" w:cs="Times New Roman"/>
          <w:i/>
          <w:iCs/>
          <w:sz w:val="24"/>
          <w:szCs w:val="24"/>
          <w:lang w:eastAsia="en-AU"/>
        </w:rPr>
        <w:t>bov</w:t>
      </w:r>
      <w:r>
        <w:rPr>
          <w:rFonts w:ascii="Times New Roman" w:eastAsia="Times New Roman" w:hAnsi="Times New Roman" w:cs="Times New Roman"/>
          <w:sz w:val="24"/>
          <w:szCs w:val="24"/>
          <w:lang w:eastAsia="en-AU"/>
        </w:rPr>
        <w:t>is</w:t>
      </w:r>
      <w:proofErr w:type="spellEnd"/>
      <w:r>
        <w:rPr>
          <w:rFonts w:ascii="Times New Roman" w:eastAsia="Times New Roman" w:hAnsi="Times New Roman" w:cs="Times New Roman"/>
          <w:sz w:val="24"/>
          <w:szCs w:val="24"/>
          <w:lang w:eastAsia="en-AU"/>
        </w:rPr>
        <w:t xml:space="preserve"> spread across badger networks with empirical estimates using Shapley values (Shapley, 1951). Our model predicted the proportion of infected badgers in the network to be 0.45</w:t>
      </w:r>
      <w:r w:rsidR="00742913">
        <w:rPr>
          <w:rFonts w:ascii="Times New Roman" w:eastAsia="Times New Roman" w:hAnsi="Times New Roman" w:cs="Times New Roman"/>
          <w:sz w:val="24"/>
          <w:szCs w:val="24"/>
          <w:lang w:eastAsia="en-AU"/>
        </w:rPr>
        <w:t xml:space="preserve"> which</w:t>
      </w:r>
      <w:r>
        <w:rPr>
          <w:rFonts w:ascii="Times New Roman" w:eastAsia="Times New Roman" w:hAnsi="Times New Roman" w:cs="Times New Roman"/>
          <w:sz w:val="24"/>
          <w:szCs w:val="24"/>
          <w:lang w:eastAsia="en-AU"/>
        </w:rPr>
        <w:t xml:space="preserve"> is comparable to contemporaneous estimates of </w:t>
      </w:r>
      <w:r>
        <w:rPr>
          <w:rFonts w:ascii="Times New Roman" w:eastAsia="Times New Roman" w:hAnsi="Times New Roman" w:cs="Times New Roman"/>
          <w:i/>
          <w:iCs/>
          <w:sz w:val="24"/>
          <w:szCs w:val="24"/>
          <w:lang w:eastAsia="en-AU"/>
        </w:rPr>
        <w:t xml:space="preserve">M. </w:t>
      </w:r>
      <w:proofErr w:type="spellStart"/>
      <w:r>
        <w:rPr>
          <w:rFonts w:ascii="Times New Roman" w:eastAsia="Times New Roman" w:hAnsi="Times New Roman" w:cs="Times New Roman"/>
          <w:i/>
          <w:iCs/>
          <w:sz w:val="24"/>
          <w:szCs w:val="24"/>
          <w:lang w:eastAsia="en-AU"/>
        </w:rPr>
        <w:t>bovis</w:t>
      </w:r>
      <w:proofErr w:type="spellEnd"/>
      <w:r>
        <w:rPr>
          <w:rFonts w:ascii="Times New Roman" w:eastAsia="Times New Roman" w:hAnsi="Times New Roman" w:cs="Times New Roman"/>
          <w:sz w:val="24"/>
          <w:szCs w:val="24"/>
          <w:lang w:eastAsia="en-AU"/>
        </w:rPr>
        <w:t xml:space="preserve"> prevalence in this population, e.g., 41% of badgers tested in the network study tested positive </w:t>
      </w:r>
      <w:r>
        <w:fldChar w:fldCharType="begin"/>
      </w:r>
      <w:r w:rsidR="00742913">
        <w:rPr>
          <w:rFonts w:ascii="Times New Roman" w:eastAsia="Times New Roman" w:hAnsi="Times New Roman" w:cs="Times New Roman"/>
          <w:sz w:val="24"/>
          <w:szCs w:val="24"/>
          <w:lang w:eastAsia="en-AU"/>
        </w:rPr>
        <w:instrText xml:space="preserve"> ADDIN ZOTERO_ITEM CSL_CITATION {"citationID":"95yXEU7z","properties":{"formattedCitation":"(Weber {\\i{}et al.} 2013)","plainCitation":"(Weber et al. 2013)","noteIndex":0},"citationItems":[{"id":4821,"uris":["http://zotero.org/users/7391531/items/RXY87L8Y"],"itemData":{"id":4821,"type":"article-journal","container-title":"Current Biology","DOI":"10.1016/j.cub.2013.09.011","ISSN":"09609822","issue":"20","page":"R915–R916","title":"Badger social networks correlate with tuberculosis infection","volume":"23","author":[{"family":"Weber","given":"Nicola"},{"family":"Carter","given":"Stephen P."},{"family":"Dall","given":"Sasha R.X."},{"family":"Delahay","given":"Richard J."},{"family":"McDonald","given":"Jennifer L."},{"family":"Bearhop","given":"Stuart"},{"family":"McDonald","given":"Robbie A."}],"issued":{"date-parts":[["2013",10]]}}}],"schema":"https://github.com/citation-style-language/schema/raw/master/csl-citation.json"} </w:instrText>
      </w:r>
      <w:r>
        <w:rPr>
          <w:rFonts w:ascii="Times New Roman" w:eastAsia="Times New Roman" w:hAnsi="Times New Roman" w:cs="Times New Roman"/>
          <w:sz w:val="24"/>
          <w:szCs w:val="24"/>
          <w:lang w:eastAsia="en-AU"/>
        </w:rPr>
        <w:fldChar w:fldCharType="separate"/>
      </w:r>
      <w:r w:rsidR="00742913" w:rsidRPr="00742913">
        <w:rPr>
          <w:rFonts w:ascii="Times New Roman" w:hAnsi="Times New Roman" w:cs="Times New Roman"/>
          <w:sz w:val="24"/>
          <w:szCs w:val="24"/>
        </w:rPr>
        <w:t xml:space="preserve">(Weber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2013)</w:t>
      </w:r>
      <w:r>
        <w:rPr>
          <w:rFonts w:ascii="Times New Roman" w:eastAsia="Times New Roman" w:hAnsi="Times New Roman" w:cs="Times New Roman"/>
          <w:sz w:val="24"/>
          <w:szCs w:val="24"/>
          <w:lang w:eastAsia="en-AU"/>
        </w:rPr>
        <w:fldChar w:fldCharType="end"/>
      </w:r>
      <w:r w:rsidR="00742913">
        <w:rPr>
          <w:rFonts w:ascii="Times New Roman" w:eastAsia="Times New Roman" w:hAnsi="Times New Roman" w:cs="Times New Roman"/>
          <w:sz w:val="24"/>
          <w:szCs w:val="24"/>
          <w:lang w:eastAsia="en-AU"/>
        </w:rPr>
        <w:t xml:space="preserve">. Our Shapely value approach demonstrated that the badger network’s low Fiedler value (0.096, much lower than the mean of 7.31 across all networks) and, to a lesser degree, by the small spectral radius (8.10 compared to a mean of 34.8 across all networks, Fig. 5a) were the variables </w:t>
      </w:r>
      <w:r w:rsidR="00E06F1B">
        <w:rPr>
          <w:rFonts w:ascii="Times New Roman" w:eastAsia="Times New Roman" w:hAnsi="Times New Roman" w:cs="Times New Roman"/>
          <w:sz w:val="24"/>
          <w:szCs w:val="24"/>
          <w:lang w:eastAsia="en-AU"/>
        </w:rPr>
        <w:t>driving this prediction</w:t>
      </w:r>
      <w:r w:rsidR="00742913">
        <w:rPr>
          <w:rFonts w:ascii="Times New Roman" w:eastAsia="Times New Roman" w:hAnsi="Times New Roman" w:cs="Times New Roman"/>
          <w:sz w:val="24"/>
          <w:szCs w:val="24"/>
          <w:lang w:eastAsia="en-AU"/>
        </w:rPr>
        <w:t>.</w:t>
      </w:r>
    </w:p>
    <w:p w14:paraId="407FE6F7" w14:textId="77777777" w:rsidR="00164936" w:rsidRDefault="00164936">
      <w:pPr>
        <w:spacing w:line="480" w:lineRule="auto"/>
        <w:rPr>
          <w:rFonts w:ascii="Times New Roman" w:eastAsia="Times New Roman" w:hAnsi="Times New Roman" w:cs="Times New Roman"/>
          <w:sz w:val="24"/>
          <w:szCs w:val="24"/>
          <w:lang w:eastAsia="en-AU"/>
        </w:rPr>
      </w:pPr>
    </w:p>
    <w:p w14:paraId="05CC6308" w14:textId="0F170D5B" w:rsidR="001B115E" w:rsidRDefault="0075046B">
      <w:pPr>
        <w:spacing w:line="480" w:lineRule="auto"/>
        <w:rPr>
          <w:rFonts w:ascii="Times New Roman" w:eastAsia="Times New Roman" w:hAnsi="Times New Roman" w:cs="Times New Roman"/>
          <w:sz w:val="24"/>
          <w:szCs w:val="24"/>
          <w:lang w:eastAsia="en-AU"/>
        </w:rPr>
      </w:pPr>
      <w:commentRangeStart w:id="69"/>
      <w:r>
        <w:rPr>
          <w:rFonts w:ascii="Times New Roman" w:eastAsia="Times New Roman" w:hAnsi="Times New Roman" w:cs="Times New Roman"/>
          <w:sz w:val="24"/>
          <w:szCs w:val="24"/>
          <w:lang w:eastAsia="en-AU"/>
        </w:rPr>
        <w:t>For the Tasmanian devil contact networks</w:t>
      </w:r>
      <w:commentRangeEnd w:id="69"/>
      <w:r>
        <w:rPr>
          <w:rStyle w:val="CommentReference"/>
        </w:rPr>
        <w:commentReference w:id="69"/>
      </w:r>
      <w:r>
        <w:rPr>
          <w:rFonts w:ascii="Times New Roman" w:eastAsia="Times New Roman" w:hAnsi="Times New Roman" w:cs="Times New Roman"/>
          <w:sz w:val="24"/>
          <w:szCs w:val="24"/>
          <w:lang w:eastAsia="en-AU"/>
        </w:rPr>
        <w:t>, w</w:t>
      </w:r>
      <w:r w:rsidR="00DE4A8E">
        <w:rPr>
          <w:rFonts w:ascii="Times New Roman" w:eastAsia="Times New Roman" w:hAnsi="Times New Roman" w:cs="Times New Roman"/>
          <w:sz w:val="24"/>
          <w:szCs w:val="24"/>
          <w:lang w:eastAsia="en-AU"/>
        </w:rPr>
        <w:t xml:space="preserve">e estimated the proportion infected to be 0.85-0.88 for mating and non-mating seasons respectively. Inputting the devil networks’ Fiedler value and spectral radius into the corresponding global surrogate model provides an estimate of 0.89 of individuals in the network infected (Fig. 5b). The spectral values were the most important predictors in this model (Fig. 5c). Even though our simulations were not formulated to model DFTD (e.g., devils rarely recover from DFTD), our machine-learning estimates closely predicted the empirical findings for this disease. </w:t>
      </w:r>
      <w:r>
        <w:rPr>
          <w:rFonts w:ascii="Times New Roman" w:eastAsia="Times New Roman" w:hAnsi="Times New Roman" w:cs="Times New Roman"/>
          <w:sz w:val="24"/>
          <w:szCs w:val="24"/>
          <w:lang w:eastAsia="en-AU"/>
        </w:rPr>
        <w:t>M</w:t>
      </w:r>
      <w:r w:rsidR="00DE4A8E">
        <w:rPr>
          <w:rFonts w:ascii="Times New Roman" w:eastAsia="Times New Roman" w:hAnsi="Times New Roman" w:cs="Times New Roman"/>
          <w:sz w:val="24"/>
          <w:szCs w:val="24"/>
          <w:lang w:eastAsia="en-AU"/>
        </w:rPr>
        <w:t xml:space="preserve">aximum prevalence estimates </w:t>
      </w:r>
      <w:r>
        <w:rPr>
          <w:rFonts w:ascii="Times New Roman" w:eastAsia="Times New Roman" w:hAnsi="Times New Roman" w:cs="Times New Roman"/>
          <w:sz w:val="24"/>
          <w:szCs w:val="24"/>
          <w:lang w:eastAsia="en-AU"/>
        </w:rPr>
        <w:t xml:space="preserve">in devil populations across Tasmania </w:t>
      </w:r>
      <w:r w:rsidR="00DE4A8E">
        <w:rPr>
          <w:rFonts w:ascii="Times New Roman" w:eastAsia="Times New Roman" w:hAnsi="Times New Roman" w:cs="Times New Roman"/>
          <w:sz w:val="24"/>
          <w:szCs w:val="24"/>
          <w:lang w:eastAsia="en-AU"/>
        </w:rPr>
        <w:t>ranged from 0.7-1.0 for sexually mature</w:t>
      </w:r>
      <w:r>
        <w:rPr>
          <w:rFonts w:ascii="Times New Roman" w:eastAsia="Times New Roman" w:hAnsi="Times New Roman" w:cs="Times New Roman"/>
          <w:sz w:val="24"/>
          <w:szCs w:val="24"/>
          <w:lang w:eastAsia="en-AU"/>
        </w:rPr>
        <w:t xml:space="preserve"> </w:t>
      </w:r>
      <w:r w:rsidR="00DE4A8E">
        <w:rPr>
          <w:rFonts w:ascii="Times New Roman" w:eastAsia="Times New Roman" w:hAnsi="Times New Roman" w:cs="Times New Roman"/>
          <w:sz w:val="24"/>
          <w:szCs w:val="24"/>
          <w:lang w:eastAsia="en-AU"/>
        </w:rPr>
        <w:t xml:space="preserve">devils (≥ 2 </w:t>
      </w:r>
      <w:proofErr w:type="spellStart"/>
      <w:r w:rsidR="00DE4A8E">
        <w:rPr>
          <w:rFonts w:ascii="Times New Roman" w:eastAsia="Times New Roman" w:hAnsi="Times New Roman" w:cs="Times New Roman"/>
          <w:sz w:val="24"/>
          <w:szCs w:val="24"/>
          <w:lang w:eastAsia="en-AU"/>
        </w:rPr>
        <w:t>y.o</w:t>
      </w:r>
      <w:proofErr w:type="spellEnd"/>
      <w:r w:rsidR="00DE4A8E">
        <w:rPr>
          <w:rFonts w:ascii="Times New Roman" w:eastAsia="Times New Roman" w:hAnsi="Times New Roman" w:cs="Times New Roman"/>
          <w:sz w:val="24"/>
          <w:szCs w:val="24"/>
          <w:lang w:eastAsia="en-AU"/>
        </w:rPr>
        <w:t xml:space="preserve">.) ~100 weeks after disease arrival </w:t>
      </w:r>
      <w:r w:rsidR="00DE4A8E">
        <w:fldChar w:fldCharType="begin"/>
      </w:r>
      <w:r w:rsidR="00742913">
        <w:rPr>
          <w:rFonts w:ascii="Times New Roman" w:eastAsia="Times New Roman" w:hAnsi="Times New Roman" w:cs="Times New Roman"/>
          <w:sz w:val="24"/>
          <w:szCs w:val="24"/>
          <w:lang w:eastAsia="en-AU"/>
        </w:rPr>
        <w:instrText xml:space="preserve"> ADDIN ZOTERO_ITEM CSL_CITATION {"citationID":"Qd2pIiPn","properties":{"formattedCitation":"(McCallum {\\i{}et al.} 2009)","plainCitation":"(McCallum et al. 2009)","noteIndex":0},"citationItems":[{"id":8373,"uris":["http://zotero.org/users/7391531/items/M8DYQL7L"],"itemData":{"id":8373,"type":"article-journal","abstract":"Most pathogens threatening to cause extinction of a host species are maintained on one or more reservoir hosts, in addition to the species that is threatened by disease. Further, most conventional host—pathogen theory assumes that transmission is related to host density, and therefore a pathogen should become extinct before its sole host. Tasmanian devil facial tumor disease is a recently emerged infectious cancer that has led to massive population declines and grave concerns for the future persistence of this largest surviving marsupial carnivore. Here we report the results of mark—recapture studies at six sites and use these data to estimate epidemiological parameters critical to both accurately assessing the risk of extinction from this disease and effectively managing this disease threat. Three sites were monitored from before or close to the time of disease arrival, and at three others disease was well established when trapping began, in one site for at least 10 years. We found no evidence for sex-specific differences in disease prevalence and little evidence of consistent seasonal variation in the force of infection. At all sites, the disease was maintained at high levels of prevalence (&gt;50% in 2–3-year-old animals), despite causing major population declines. We also provide the first estimates of the basic reproductive rate R₀ for this disease. Using a simple age-structured deterministic model, we show that our results are not consistent with transmission being proportional to the density of infected hosts but are consistent with frequency-dependent transmission. This conclusion is further supported by the observation that local disease prevalence in 2–3-year-olds still exceeds 50% at a site where population density has been reduced by up to 90% in the past 12 years. These findings lend considerable weight to concerns that this host-specific pathogen will cause the extinction of the Tasmanian devil. Our study highlights the importance of rapidly implementing monitoring programs to determine how transmission depends on host density and emphasizes the need for ongoing management strategies involving a disease-free \"insurance population,\" along with ongoing field monitoring programs to confirm whether local population extinction occurs.","container-title":"Ecology","ISSN":"0012-9658","issue":"12","note":"publisher: [Wiley, Ecological Society of America]","page":"3379-3392","source":"JSTOR","title":"Transmission dynamics of Tasmanian devil facial tumor disease may lead to disease-induced extinction","volume":"90","author":[{"family":"McCallum","given":"Hamish"},{"family":"Jones","given":"Menna"},{"family":"Hawkins","given":"Clare"},{"family":"Hamede","given":"Rodrigo"},{"family":"Lachish","given":"Shelly"},{"family":"Sinn","given":"David L."},{"family":"Beeton","given":"Nick"},{"family":"Lazenby","given":"Billie"}],"issued":{"date-parts":[["2009"]]}}}],"schema":"https://github.com/citation-style-language/schema/raw/master/csl-citation.json"} </w:instrText>
      </w:r>
      <w:r w:rsidR="00DE4A8E">
        <w:rPr>
          <w:rFonts w:ascii="Times New Roman" w:eastAsia="Times New Roman" w:hAnsi="Times New Roman" w:cs="Times New Roman"/>
          <w:sz w:val="24"/>
          <w:szCs w:val="24"/>
          <w:lang w:eastAsia="en-AU"/>
        </w:rPr>
        <w:fldChar w:fldCharType="separate"/>
      </w:r>
      <w:r w:rsidR="00742913" w:rsidRPr="00742913">
        <w:rPr>
          <w:rFonts w:ascii="Times New Roman" w:hAnsi="Times New Roman" w:cs="Times New Roman"/>
          <w:sz w:val="24"/>
          <w:szCs w:val="24"/>
        </w:rPr>
        <w:t xml:space="preserve">(McCallum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2009)</w:t>
      </w:r>
      <w:r w:rsidR="00DE4A8E">
        <w:rPr>
          <w:rFonts w:ascii="Times New Roman" w:eastAsia="Times New Roman" w:hAnsi="Times New Roman" w:cs="Times New Roman"/>
          <w:sz w:val="24"/>
          <w:szCs w:val="24"/>
          <w:lang w:eastAsia="en-AU"/>
        </w:rPr>
        <w:fldChar w:fldCharType="end"/>
      </w:r>
      <w:r w:rsidR="00DE4A8E">
        <w:rPr>
          <w:rFonts w:ascii="Times New Roman" w:eastAsia="Times New Roman" w:hAnsi="Times New Roman" w:cs="Times New Roman"/>
          <w:sz w:val="24"/>
          <w:szCs w:val="24"/>
          <w:lang w:eastAsia="en-AU"/>
        </w:rPr>
        <w:t xml:space="preserve">. Our predictions of proportion infected were not particularly sensitive to transmissibility estimates as in our model. For example, with a 50% reduction in the probability of transmission (β = 0.1) our estimate of proportion infected was still </w:t>
      </w:r>
      <w:proofErr w:type="gramStart"/>
      <w:r w:rsidR="00DE4A8E">
        <w:rPr>
          <w:rFonts w:ascii="Times New Roman" w:eastAsia="Times New Roman" w:hAnsi="Times New Roman" w:cs="Times New Roman"/>
          <w:sz w:val="24"/>
          <w:szCs w:val="24"/>
          <w:lang w:eastAsia="en-AU"/>
        </w:rPr>
        <w:t>similar to</w:t>
      </w:r>
      <w:proofErr w:type="gramEnd"/>
      <w:r w:rsidR="00DE4A8E">
        <w:rPr>
          <w:rFonts w:ascii="Times New Roman" w:eastAsia="Times New Roman" w:hAnsi="Times New Roman" w:cs="Times New Roman"/>
          <w:sz w:val="24"/>
          <w:szCs w:val="24"/>
          <w:lang w:eastAsia="en-AU"/>
        </w:rPr>
        <w:t xml:space="preserve"> empirical estimates (0.83, Fig. S5a). Taken </w:t>
      </w:r>
      <w:r w:rsidR="00DE4A8E">
        <w:rPr>
          <w:rFonts w:ascii="Times New Roman" w:eastAsia="Times New Roman" w:hAnsi="Times New Roman" w:cs="Times New Roman"/>
          <w:sz w:val="24"/>
          <w:szCs w:val="24"/>
          <w:lang w:eastAsia="en-AU"/>
        </w:rPr>
        <w:lastRenderedPageBreak/>
        <w:t>together, our findings show how the spectral values of contact networks offer a valuable and informative “shorthand” for how vulnerable different animal networks are to outbreaks.</w:t>
      </w:r>
    </w:p>
    <w:p w14:paraId="308FAE56" w14:textId="77777777" w:rsidR="00164936" w:rsidRDefault="00164936">
      <w:pPr>
        <w:spacing w:line="240" w:lineRule="auto"/>
        <w:rPr>
          <w:rFonts w:ascii="Times New Roman" w:eastAsia="Times New Roman" w:hAnsi="Times New Roman" w:cs="Times New Roman"/>
          <w:sz w:val="24"/>
          <w:szCs w:val="24"/>
          <w:lang w:eastAsia="en-AU"/>
        </w:rPr>
      </w:pPr>
    </w:p>
    <w:p w14:paraId="131FF6D5" w14:textId="77777777" w:rsidR="00164936" w:rsidRDefault="00DE4A8E">
      <w:pPr>
        <w:spacing w:after="0" w:line="240" w:lineRule="auto"/>
        <w:rPr>
          <w:rFonts w:ascii="Times New Roman" w:eastAsia="Times New Roman" w:hAnsi="Times New Roman" w:cs="Times New Roman"/>
          <w:b/>
          <w:bCs/>
          <w:color w:val="000000"/>
          <w:sz w:val="24"/>
          <w:szCs w:val="24"/>
          <w:lang w:eastAsia="en-AU"/>
        </w:rPr>
      </w:pPr>
      <w:r>
        <w:rPr>
          <w:rFonts w:ascii="Times New Roman" w:eastAsia="Times New Roman" w:hAnsi="Times New Roman" w:cs="Times New Roman"/>
          <w:b/>
          <w:bCs/>
          <w:color w:val="000000"/>
          <w:sz w:val="24"/>
          <w:szCs w:val="24"/>
          <w:lang w:eastAsia="en-AU"/>
        </w:rPr>
        <w:t>Discussion</w:t>
      </w:r>
    </w:p>
    <w:p w14:paraId="4C4CF7D6" w14:textId="77777777" w:rsidR="00164936" w:rsidRDefault="00164936">
      <w:pPr>
        <w:rPr>
          <w:rFonts w:ascii="Times New Roman" w:eastAsia="Times New Roman" w:hAnsi="Times New Roman" w:cs="Times New Roman"/>
          <w:sz w:val="24"/>
          <w:szCs w:val="24"/>
          <w:lang w:eastAsia="en-AU"/>
        </w:rPr>
      </w:pPr>
    </w:p>
    <w:p w14:paraId="3FCC97E5" w14:textId="6BB31D7C" w:rsidR="00164936" w:rsidRDefault="00DE4A8E">
      <w:pPr>
        <w:spacing w:after="0" w:line="48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Here, we show that the spectral radius and Fiedler value of a network can be a remarkably strong predictor for population vulnerability to diverse epidemics varying in key epidemiological parameters. We demonstrate how a powerful machine learning and simulation approach can effectively predict pathogen outbreak </w:t>
      </w:r>
      <w:ins w:id="70" w:author="Nicholas Fountain-Jones" w:date="2022-10-12T15:00:00Z">
        <w:r w:rsidR="009D2702">
          <w:rPr>
            <w:rFonts w:ascii="Times New Roman" w:eastAsia="Times New Roman" w:hAnsi="Times New Roman" w:cs="Times New Roman"/>
            <w:color w:val="000000"/>
            <w:sz w:val="24"/>
            <w:szCs w:val="24"/>
            <w:lang w:eastAsia="en-AU"/>
          </w:rPr>
          <w:t xml:space="preserve">characteristics </w:t>
        </w:r>
      </w:ins>
      <w:del w:id="71" w:author="Nicholas Fountain-Jones" w:date="2022-10-12T15:00:00Z">
        <w:r w:rsidDel="009D2702">
          <w:rPr>
            <w:rFonts w:ascii="Times New Roman" w:eastAsia="Times New Roman" w:hAnsi="Times New Roman" w:cs="Times New Roman"/>
            <w:color w:val="000000"/>
            <w:sz w:val="24"/>
            <w:szCs w:val="24"/>
            <w:lang w:eastAsia="en-AU"/>
          </w:rPr>
          <w:delText xml:space="preserve">dynamics </w:delText>
        </w:r>
      </w:del>
      <w:r>
        <w:rPr>
          <w:rFonts w:ascii="Times New Roman" w:eastAsia="Times New Roman" w:hAnsi="Times New Roman" w:cs="Times New Roman"/>
          <w:color w:val="000000"/>
          <w:sz w:val="24"/>
          <w:szCs w:val="24"/>
          <w:lang w:eastAsia="en-AU"/>
        </w:rPr>
        <w:t xml:space="preserve">on a large collection of empirical animal contact networks. We not only demonstrate the high predictive power of a network’s spectral properties but also show that our predictions </w:t>
      </w:r>
      <w:ins w:id="72" w:author="Nicholas Fountain-Jones" w:date="2022-10-12T15:07:00Z">
        <w:r w:rsidR="009D2702">
          <w:rPr>
            <w:rFonts w:ascii="Times New Roman" w:eastAsia="Times New Roman" w:hAnsi="Times New Roman" w:cs="Times New Roman"/>
            <w:color w:val="000000"/>
            <w:sz w:val="24"/>
            <w:szCs w:val="24"/>
            <w:lang w:eastAsia="en-AU"/>
          </w:rPr>
          <w:t>are a shorthand to he</w:t>
        </w:r>
      </w:ins>
      <w:ins w:id="73" w:author="Nicholas Fountain-Jones" w:date="2022-10-12T15:08:00Z">
        <w:r w:rsidR="009D2702">
          <w:rPr>
            <w:rFonts w:ascii="Times New Roman" w:eastAsia="Times New Roman" w:hAnsi="Times New Roman" w:cs="Times New Roman"/>
            <w:color w:val="000000"/>
            <w:sz w:val="24"/>
            <w:szCs w:val="24"/>
            <w:lang w:eastAsia="en-AU"/>
          </w:rPr>
          <w:t xml:space="preserve">lp </w:t>
        </w:r>
      </w:ins>
      <w:del w:id="74" w:author="Nicholas Fountain-Jones" w:date="2022-10-12T15:07:00Z">
        <w:r w:rsidDel="009D2702">
          <w:rPr>
            <w:rFonts w:ascii="Times New Roman" w:eastAsia="Times New Roman" w:hAnsi="Times New Roman" w:cs="Times New Roman"/>
            <w:color w:val="000000"/>
            <w:sz w:val="24"/>
            <w:szCs w:val="24"/>
            <w:lang w:eastAsia="en-AU"/>
          </w:rPr>
          <w:delText xml:space="preserve">can </w:delText>
        </w:r>
      </w:del>
      <w:ins w:id="75" w:author="Nicholas Fountain-Jones" w:date="2022-10-12T15:08:00Z">
        <w:r w:rsidR="009D2702">
          <w:rPr>
            <w:rFonts w:ascii="Times New Roman" w:eastAsia="Times New Roman" w:hAnsi="Times New Roman" w:cs="Times New Roman"/>
            <w:color w:val="000000"/>
            <w:sz w:val="24"/>
            <w:szCs w:val="24"/>
            <w:lang w:eastAsia="en-AU"/>
          </w:rPr>
          <w:t>estimate</w:t>
        </w:r>
      </w:ins>
      <w:del w:id="76" w:author="Nicholas Fountain-Jones" w:date="2022-10-12T15:01:00Z">
        <w:r w:rsidDel="009D2702">
          <w:rPr>
            <w:rFonts w:ascii="Times New Roman" w:eastAsia="Times New Roman" w:hAnsi="Times New Roman" w:cs="Times New Roman"/>
            <w:color w:val="000000"/>
            <w:sz w:val="24"/>
            <w:szCs w:val="24"/>
            <w:lang w:eastAsia="en-AU"/>
          </w:rPr>
          <w:delText xml:space="preserve">be a useful tool for </w:delText>
        </w:r>
      </w:del>
      <w:del w:id="77" w:author="Nicholas Fountain-Jones" w:date="2022-10-12T15:08:00Z">
        <w:r w:rsidDel="009D2702">
          <w:rPr>
            <w:rFonts w:ascii="Times New Roman" w:eastAsia="Times New Roman" w:hAnsi="Times New Roman" w:cs="Times New Roman"/>
            <w:color w:val="000000"/>
            <w:sz w:val="24"/>
            <w:szCs w:val="24"/>
            <w:lang w:eastAsia="en-AU"/>
          </w:rPr>
          <w:delText>estimating</w:delText>
        </w:r>
      </w:del>
      <w:r>
        <w:rPr>
          <w:rFonts w:ascii="Times New Roman" w:eastAsia="Times New Roman" w:hAnsi="Times New Roman" w:cs="Times New Roman"/>
          <w:color w:val="000000"/>
          <w:sz w:val="24"/>
          <w:szCs w:val="24"/>
          <w:lang w:eastAsia="en-AU"/>
        </w:rPr>
        <w:t xml:space="preserve"> </w:t>
      </w:r>
      <w:ins w:id="78" w:author="Nicholas Fountain-Jones" w:date="2022-10-12T15:06:00Z">
        <w:r w:rsidR="009D2702">
          <w:rPr>
            <w:rFonts w:ascii="Times New Roman" w:eastAsia="Times New Roman" w:hAnsi="Times New Roman" w:cs="Times New Roman"/>
            <w:color w:val="000000"/>
            <w:sz w:val="24"/>
            <w:szCs w:val="24"/>
            <w:lang w:eastAsia="en-AU"/>
          </w:rPr>
          <w:t xml:space="preserve">the vulnerability of populations </w:t>
        </w:r>
      </w:ins>
      <w:ins w:id="79" w:author="Nicholas Fountain-Jones" w:date="2022-10-12T15:07:00Z">
        <w:r w:rsidR="009D2702">
          <w:rPr>
            <w:rFonts w:ascii="Times New Roman" w:eastAsia="Times New Roman" w:hAnsi="Times New Roman" w:cs="Times New Roman"/>
            <w:color w:val="000000"/>
            <w:sz w:val="24"/>
            <w:szCs w:val="24"/>
            <w:lang w:eastAsia="en-AU"/>
          </w:rPr>
          <w:t>to infectious disease</w:t>
        </w:r>
      </w:ins>
      <w:ins w:id="80" w:author="Nicholas Fountain-Jones" w:date="2022-10-12T15:08:00Z">
        <w:r w:rsidR="009D2702">
          <w:rPr>
            <w:rFonts w:ascii="Times New Roman" w:eastAsia="Times New Roman" w:hAnsi="Times New Roman" w:cs="Times New Roman"/>
            <w:color w:val="000000"/>
            <w:sz w:val="24"/>
            <w:szCs w:val="24"/>
            <w:lang w:eastAsia="en-AU"/>
          </w:rPr>
          <w:t xml:space="preserve"> across outbreak scenarios</w:t>
        </w:r>
      </w:ins>
      <w:del w:id="81" w:author="Nicholas Fountain-Jones" w:date="2022-10-12T15:06:00Z">
        <w:r w:rsidDel="009D2702">
          <w:rPr>
            <w:rFonts w:ascii="Times New Roman" w:eastAsia="Times New Roman" w:hAnsi="Times New Roman" w:cs="Times New Roman"/>
            <w:color w:val="000000"/>
            <w:sz w:val="24"/>
            <w:szCs w:val="24"/>
            <w:lang w:eastAsia="en-AU"/>
          </w:rPr>
          <w:delText xml:space="preserve">spread in systems </w:delText>
        </w:r>
      </w:del>
      <w:ins w:id="82" w:author="Nicholas Fountain-Jones" w:date="2022-10-12T15:07:00Z">
        <w:r w:rsidR="009D2702">
          <w:rPr>
            <w:rFonts w:ascii="Times New Roman" w:eastAsia="Times New Roman" w:hAnsi="Times New Roman" w:cs="Times New Roman"/>
            <w:color w:val="000000"/>
            <w:sz w:val="24"/>
            <w:szCs w:val="24"/>
            <w:lang w:eastAsia="en-AU"/>
          </w:rPr>
          <w:t xml:space="preserve"> </w:t>
        </w:r>
      </w:ins>
      <w:del w:id="83" w:author="Nicholas Fountain-Jones" w:date="2022-10-12T15:07:00Z">
        <w:r w:rsidDel="009D2702">
          <w:rPr>
            <w:rFonts w:ascii="Times New Roman" w:eastAsia="Times New Roman" w:hAnsi="Times New Roman" w:cs="Times New Roman"/>
            <w:color w:val="000000"/>
            <w:sz w:val="24"/>
            <w:szCs w:val="24"/>
            <w:lang w:eastAsia="en-AU"/>
          </w:rPr>
          <w:delText>w</w:delText>
        </w:r>
      </w:del>
      <w:del w:id="84" w:author="Nicholas Fountain-Jones" w:date="2022-10-12T15:06:00Z">
        <w:r w:rsidDel="009D2702">
          <w:rPr>
            <w:rFonts w:ascii="Times New Roman" w:eastAsia="Times New Roman" w:hAnsi="Times New Roman" w:cs="Times New Roman"/>
            <w:color w:val="000000"/>
            <w:sz w:val="24"/>
            <w:szCs w:val="24"/>
            <w:lang w:eastAsia="en-AU"/>
          </w:rPr>
          <w:delText>ith</w:delText>
        </w:r>
      </w:del>
      <w:del w:id="85" w:author="Nicholas Fountain-Jones" w:date="2022-10-12T15:05:00Z">
        <w:r w:rsidDel="009D2702">
          <w:rPr>
            <w:rFonts w:ascii="Times New Roman" w:eastAsia="Times New Roman" w:hAnsi="Times New Roman" w:cs="Times New Roman"/>
            <w:color w:val="000000"/>
            <w:sz w:val="24"/>
            <w:szCs w:val="24"/>
            <w:lang w:eastAsia="en-AU"/>
          </w:rPr>
          <w:delText xml:space="preserve"> complex disease dynamics</w:delText>
        </w:r>
      </w:del>
      <w:r>
        <w:rPr>
          <w:rFonts w:ascii="Times New Roman" w:eastAsia="Times New Roman" w:hAnsi="Times New Roman" w:cs="Times New Roman"/>
          <w:color w:val="000000"/>
          <w:sz w:val="24"/>
          <w:szCs w:val="24"/>
          <w:lang w:eastAsia="en-AU"/>
        </w:rPr>
        <w:t xml:space="preserve">. </w:t>
      </w:r>
      <w:ins w:id="86" w:author="Nicholas Fountain-Jones" w:date="2022-10-12T15:06:00Z">
        <w:r w:rsidR="009D2702">
          <w:rPr>
            <w:rFonts w:ascii="Times New Roman" w:eastAsia="Times New Roman" w:hAnsi="Times New Roman" w:cs="Times New Roman"/>
            <w:color w:val="000000"/>
            <w:sz w:val="24"/>
            <w:szCs w:val="24"/>
            <w:lang w:eastAsia="en-AU"/>
          </w:rPr>
          <w:t>Further, o</w:t>
        </w:r>
      </w:ins>
      <w:del w:id="87" w:author="Nicholas Fountain-Jones" w:date="2022-10-12T15:06:00Z">
        <w:r w:rsidDel="009D2702">
          <w:rPr>
            <w:rFonts w:ascii="Times New Roman" w:eastAsia="Times New Roman" w:hAnsi="Times New Roman" w:cs="Times New Roman"/>
            <w:color w:val="000000"/>
            <w:sz w:val="24"/>
            <w:szCs w:val="24"/>
            <w:lang w:eastAsia="en-AU"/>
          </w:rPr>
          <w:delText>O</w:delText>
        </w:r>
      </w:del>
      <w:r>
        <w:rPr>
          <w:rFonts w:ascii="Times New Roman" w:eastAsia="Times New Roman" w:hAnsi="Times New Roman" w:cs="Times New Roman"/>
          <w:color w:val="000000"/>
          <w:sz w:val="24"/>
          <w:szCs w:val="24"/>
          <w:lang w:eastAsia="en-AU"/>
        </w:rPr>
        <w:t>ur findings offer insights into how nuances in social organisation translate into differences in pathogen spread across the animal kingdom.</w:t>
      </w:r>
      <w:del w:id="88" w:author="Nicholas Fountain-Jones" w:date="2022-10-12T15:08:00Z">
        <w:r w:rsidDel="009D2702">
          <w:rPr>
            <w:rFonts w:ascii="Times New Roman" w:eastAsia="Times New Roman" w:hAnsi="Times New Roman" w:cs="Times New Roman"/>
            <w:color w:val="000000"/>
            <w:sz w:val="24"/>
            <w:szCs w:val="24"/>
            <w:lang w:eastAsia="en-AU"/>
          </w:rPr>
          <w:delText xml:space="preserve"> </w:delText>
        </w:r>
        <w:r w:rsidR="00297172" w:rsidDel="009D2702">
          <w:rPr>
            <w:rFonts w:ascii="Times New Roman" w:eastAsia="Times New Roman" w:hAnsi="Times New Roman" w:cs="Times New Roman"/>
            <w:color w:val="000000"/>
            <w:sz w:val="24"/>
            <w:szCs w:val="24"/>
            <w:lang w:eastAsia="en-AU"/>
          </w:rPr>
          <w:delText xml:space="preserve">Further, </w:delText>
        </w:r>
        <w:r w:rsidDel="009D2702">
          <w:rPr>
            <w:rFonts w:ascii="Times New Roman" w:eastAsia="Times New Roman" w:hAnsi="Times New Roman" w:cs="Times New Roman"/>
            <w:color w:val="000000"/>
            <w:sz w:val="24"/>
            <w:szCs w:val="24"/>
            <w:lang w:eastAsia="en-AU"/>
          </w:rPr>
          <w:delText>our global surrogate models provide animal health practitioners with an intuitive framework t</w:delText>
        </w:r>
        <w:r w:rsidR="00B109E6" w:rsidDel="009D2702">
          <w:rPr>
            <w:rFonts w:ascii="Times New Roman" w:eastAsia="Times New Roman" w:hAnsi="Times New Roman" w:cs="Times New Roman"/>
            <w:color w:val="000000"/>
            <w:sz w:val="24"/>
            <w:szCs w:val="24"/>
            <w:lang w:eastAsia="en-AU"/>
          </w:rPr>
          <w:delText xml:space="preserve">hat can help understand the </w:delText>
        </w:r>
        <w:r w:rsidDel="009D2702">
          <w:rPr>
            <w:rFonts w:ascii="Times New Roman" w:eastAsia="Times New Roman" w:hAnsi="Times New Roman" w:cs="Times New Roman"/>
            <w:color w:val="000000"/>
            <w:sz w:val="24"/>
            <w:szCs w:val="24"/>
            <w:lang w:eastAsia="en-AU"/>
          </w:rPr>
          <w:delText>vulnerability of populations to the spread of emerging infectious diseases</w:delText>
        </w:r>
      </w:del>
      <w:del w:id="89" w:author="Nicholas Fountain-Jones" w:date="2022-10-12T16:13:00Z">
        <w:r w:rsidDel="00C74AC4">
          <w:rPr>
            <w:rFonts w:ascii="Times New Roman" w:eastAsia="Times New Roman" w:hAnsi="Times New Roman" w:cs="Times New Roman"/>
            <w:color w:val="000000"/>
            <w:sz w:val="24"/>
            <w:szCs w:val="24"/>
            <w:lang w:eastAsia="en-AU"/>
          </w:rPr>
          <w:delText>.</w:delText>
        </w:r>
      </w:del>
    </w:p>
    <w:p w14:paraId="26EC0D27" w14:textId="77777777" w:rsidR="00164936" w:rsidRDefault="00164936">
      <w:pPr>
        <w:spacing w:after="0" w:line="480" w:lineRule="auto"/>
        <w:rPr>
          <w:rFonts w:ascii="Times New Roman" w:eastAsia="Times New Roman" w:hAnsi="Times New Roman" w:cs="Times New Roman"/>
          <w:color w:val="000000"/>
          <w:sz w:val="24"/>
          <w:szCs w:val="24"/>
          <w:lang w:eastAsia="en-AU"/>
        </w:rPr>
      </w:pPr>
    </w:p>
    <w:p w14:paraId="48C1464B" w14:textId="6A77C8CA" w:rsidR="00164936" w:rsidRDefault="00DE4A8E">
      <w:pPr>
        <w:spacing w:after="0" w:line="48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Across real-world contact networks, we found that the networks’ spectral properties (Fiedler distance and spectral radius) were powerful proxies for pathogen spread. The strong relationship between spectral radius and epidemic threshold has been demonstrated for theoretical networks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{"citationID":"Hc39kZjL","properties":{"formattedCitation":"(Prakash {\\i{}et al.} 2010)","plainCitation":"(Prakash et al. 2010)","noteIndex":0},"citationItems":[{"id":8192,"uris":["http://zotero.org/users/7391531/items/YCFTWUCE"],"itemData":{"id":8192,"type":"article-journal","abstract":"For a given, arbitrary graph, what is the epidemic threshold? That is, under what conditions will a virus result in an epidemic? We provide the super-model theorem, which generalizes older results in two important, orthogonal dimensions. The theorem shows that (a) for a wide range of virus propagation models (VPM) that include all virus propagation models in standard literature (say, [8][5]), and (b) for any contact graph, the answer always depends on the first eigenvalue of the connectivity matrix. We give the proof of the theorem, arithmetic examples for popular VPMs, like flu (SIS), mumps (SIR), SIRS and more. We also show the implications of our discovery: easy (although sometimes counter-intuitive) answers to `what-if' questions; easier design and evaluation of immunization policies, and significantly faster agent-based simulations.","container-title":"arXiv:1004.0060 [cond-mat, physics:physics, q-bio]","note":"arXiv: 1004.0060","source":"arXiv.org","title":"Got the Flu (or Mumps)? Check the Eigenvalue!","title-short":"Got the Flu (or Mumps)?","URL":"http://arxiv.org/abs/1004.0060","author":[{"family":"Prakash","given":"B. Aditya"},{"family":"Chakrabarti","given":"Deepayan"},{"family":"Faloutsos","given":"Michalis"},{"family":"Valler","given":"Nicholas"},{"family":"Faloutsos","given":"Christos"}],"accessed":{"date-parts":[["2022",2,24]]},"issued":{"date-parts":[["2010",4,1]]}}}],"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(Prakash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2010)</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and has been used to assess vulnerability of cattle movement networks to spread of </w:t>
      </w:r>
      <w:r>
        <w:rPr>
          <w:rFonts w:ascii="Times New Roman" w:eastAsia="Times New Roman" w:hAnsi="Times New Roman" w:cs="Times New Roman"/>
          <w:sz w:val="24"/>
          <w:szCs w:val="24"/>
          <w:lang w:eastAsia="en-AU"/>
        </w:rPr>
        <w:t xml:space="preserve">bovine brucellosis </w:t>
      </w:r>
      <w:r>
        <w:fldChar w:fldCharType="begin"/>
      </w:r>
      <w:r w:rsidR="00742913">
        <w:rPr>
          <w:rFonts w:ascii="Times New Roman" w:eastAsia="Times New Roman" w:hAnsi="Times New Roman" w:cs="Times New Roman"/>
          <w:sz w:val="24"/>
          <w:szCs w:val="24"/>
          <w:lang w:eastAsia="en-AU"/>
        </w:rPr>
        <w:instrText xml:space="preserve"> ADDIN ZOTERO_ITEM CSL_CITATION {"citationID":"uuUoALhQ","properties":{"formattedCitation":"(Darbon {\\i{}et al.} 2018)","plainCitation":"(Darbon et al. 2018)","noteIndex":0},"citationItems":[{"id":8230,"uris":["http://zotero.org/users/7391531/items/Q97A2FRI"],"itemData":{"id":8230,"type":"article-journal","abstract":"The endemic circulation of bovine brucellosis in cattle herds has a markedly negative impact on economy, due to decreased fertility, increased abortion rates, reduced milk and meat production. It also poses a direct threat to human health. In Italy, despite the long lasting efforts and the considerable economic investment, complete eradication of this disease still eludes the southern regions, as opposed to the northern regions that are disease-free. Here we introduced a novel quantitative network-based approach able to fully exploit the highly resolved databases of cattle trade movements and outbreak reports to yield estimates of the vulnerability of a cattle market to brucellosis. Tested on the affected regions, the introduced vulnerability indicator was shown to be accurate in predicting the number of bovine brucellosis outbreaks (Spearman r= 0.82, p= 0.04), thus confirming the suitability of our tool for epidemic risk assessment. We evaluated the dependence of regional vulnerability to brucellosis on a set of factors including premises spatial distribution, trading patterns, farming practices, herd market value, compliance to outbreak regulations, and exploring different epidemiological conditions. Animal trade movements were identified as a major route for brucellosis spread between farms (r=0.85, p&lt;10-5 between vulnerability and number of inbound movements), with an additional potential risk attributed to the use of shared pastures (r=0.4, p=0.04). By comparing the vulnerability of disease-free regions in the north to affected regions in the south, we found that more intense trade and higher market value of the cattle sector in the north (r=0.56, p=0.01) likely inducing more efficient biosafety measures, together with poor compliance to trade restrictions following outbreaks in the south were key factors explaining the diverse success in eradicating brucellosis. Our modeling scheme is both synthetic and effective in gauging regional vulnerability to brucellosis persistence. Its general formulation makes it adaptable to other diseases and host species, providing a useful tool for veterinary epidemiology and policy assessment.","container-title":"Preventive Veterinary Medicine","DOI":"10.1016/j.prevetmed.2018.07.004","ISSN":"0167-5877","journalAbbreviation":"Preventive Veterinary Medicine","language":"en","page":"25-34","source":"ScienceDirect","title":"Network-based assessment of the vulnerability of Italian regions to bovine brucellosis","volume":"158","author":[{"family":"Darbon","given":"Alexandre"},{"family":"Valdano","given":"Eugenio"},{"family":"Poletto","given":"Chiara"},{"family":"Giovannini","given":"Armando"},{"family":"Savini","given":"Lara"},{"family":"Candeloro","given":"Luca"},{"family":"Colizza","given":"Vittoria"}],"issued":{"date-parts":[["2018",10,1]]}}}],"schema":"https://github.com/citation-style-language/schema/raw/master/csl-citation.json"} </w:instrText>
      </w:r>
      <w:r>
        <w:rPr>
          <w:rFonts w:ascii="Times New Roman" w:eastAsia="Times New Roman" w:hAnsi="Times New Roman" w:cs="Times New Roman"/>
          <w:sz w:val="24"/>
          <w:szCs w:val="24"/>
          <w:lang w:eastAsia="en-AU"/>
        </w:rPr>
        <w:fldChar w:fldCharType="separate"/>
      </w:r>
      <w:r w:rsidR="00742913" w:rsidRPr="00742913">
        <w:rPr>
          <w:rFonts w:ascii="Times New Roman" w:hAnsi="Times New Roman" w:cs="Times New Roman"/>
          <w:sz w:val="24"/>
          <w:szCs w:val="24"/>
        </w:rPr>
        <w:t>(</w:t>
      </w:r>
      <w:proofErr w:type="spellStart"/>
      <w:r w:rsidR="00742913" w:rsidRPr="00742913">
        <w:rPr>
          <w:rFonts w:ascii="Times New Roman" w:hAnsi="Times New Roman" w:cs="Times New Roman"/>
          <w:sz w:val="24"/>
          <w:szCs w:val="24"/>
        </w:rPr>
        <w:t>Darbon</w:t>
      </w:r>
      <w:proofErr w:type="spellEnd"/>
      <w:r w:rsidR="00742913" w:rsidRPr="00742913">
        <w:rPr>
          <w:rFonts w:ascii="Times New Roman" w:hAnsi="Times New Roman" w:cs="Times New Roman"/>
          <w:sz w:val="24"/>
          <w:szCs w:val="24"/>
        </w:rPr>
        <w:t xml:space="preserve">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2018)</w:t>
      </w:r>
      <w:r>
        <w:rPr>
          <w:rFonts w:ascii="Times New Roman" w:eastAsia="Times New Roman" w:hAnsi="Times New Roman" w:cs="Times New Roman"/>
          <w:sz w:val="24"/>
          <w:szCs w:val="24"/>
          <w:lang w:eastAsia="en-AU"/>
        </w:rPr>
        <w:fldChar w:fldCharType="end"/>
      </w:r>
      <w:r>
        <w:rPr>
          <w:rFonts w:ascii="Times New Roman" w:eastAsia="Times New Roman" w:hAnsi="Times New Roman" w:cs="Times New Roman"/>
          <w:color w:val="000000"/>
          <w:sz w:val="24"/>
          <w:szCs w:val="24"/>
          <w:lang w:eastAsia="en-AU"/>
        </w:rPr>
        <w:t xml:space="preserve">. We expand these findings to show that the spectral radius is the most important predictor in our models of epidemic behaviour across diverse animal social systems. While we examined only SIR </w:t>
      </w:r>
      <w:r>
        <w:rPr>
          <w:rFonts w:ascii="Times New Roman" w:eastAsia="Times New Roman" w:hAnsi="Times New Roman" w:cs="Times New Roman"/>
          <w:color w:val="000000"/>
          <w:sz w:val="24"/>
          <w:szCs w:val="24"/>
          <w:lang w:eastAsia="en-AU"/>
        </w:rPr>
        <w:lastRenderedPageBreak/>
        <w:t xml:space="preserve">propagation through our networks, theoretical results suggest that our findings will extend to other propagation mechanics such as SIS, (susceptible-infected-susceptible) and SEIR (susceptible, exposed, infected, recovered)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{"citationID":"JSbV4Vyv","properties":{"formattedCitation":"(Prakash {\\i{}et al.} 2010)","plainCitation":"(Prakash et al. 2010)","noteIndex":0},"citationItems":[{"id":8192,"uris":["http://zotero.org/users/7391531/items/YCFTWUCE"],"itemData":{"id":8192,"type":"article-journal","abstract":"For a given, arbitrary graph, what is the epidemic threshold? That is, under what conditions will a virus result in an epidemic? We provide the super-model theorem, which generalizes older results in two important, orthogonal dimensions. The theorem shows that (a) for a wide range of virus propagation models (VPM) that include all virus propagation models in standard literature (say, [8][5]), and (b) for any contact graph, the answer always depends on the first eigenvalue of the connectivity matrix. We give the proof of the theorem, arithmetic examples for popular VPMs, like flu (SIS), mumps (SIR), SIRS and more. We also show the implications of our discovery: easy (although sometimes counter-intuitive) answers to `what-if' questions; easier design and evaluation of immunization policies, and significantly faster agent-based simulations.","container-title":"arXiv:1004.0060 [cond-mat, physics:physics, q-bio]","note":"arXiv: 1004.0060","source":"arXiv.org","title":"Got the Flu (or Mumps)? Check the Eigenvalue!","title-short":"Got the Flu (or Mumps)?","URL":"http://arxiv.org/abs/1004.0060","author":[{"family":"Prakash","given":"B. Aditya"},{"family":"Chakrabarti","given":"Deepayan"},{"family":"Faloutsos","given":"Michalis"},{"family":"Valler","given":"Nicholas"},{"family":"Faloutsos","given":"Christos"}],"accessed":{"date-parts":[["2022",2,24]]},"issued":{"date-parts":[["2010",4,1]]}}}],"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(Prakash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2010)</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Given that both the badger </w:t>
      </w:r>
      <w:r>
        <w:rPr>
          <w:rFonts w:ascii="Times New Roman" w:eastAsia="Times New Roman" w:hAnsi="Times New Roman" w:cs="Times New Roman"/>
          <w:i/>
          <w:iCs/>
          <w:color w:val="000000"/>
          <w:sz w:val="24"/>
          <w:szCs w:val="24"/>
          <w:lang w:eastAsia="en-AU"/>
        </w:rPr>
        <w:t xml:space="preserve">M. </w:t>
      </w:r>
      <w:proofErr w:type="spellStart"/>
      <w:r>
        <w:rPr>
          <w:rFonts w:ascii="Times New Roman" w:eastAsia="Times New Roman" w:hAnsi="Times New Roman" w:cs="Times New Roman"/>
          <w:i/>
          <w:iCs/>
          <w:color w:val="000000"/>
          <w:sz w:val="24"/>
          <w:szCs w:val="24"/>
          <w:lang w:eastAsia="en-AU"/>
        </w:rPr>
        <w:t>bovis</w:t>
      </w:r>
      <w:proofErr w:type="spellEnd"/>
      <w:r>
        <w:rPr>
          <w:rFonts w:ascii="Times New Roman" w:eastAsia="Times New Roman" w:hAnsi="Times New Roman" w:cs="Times New Roman"/>
          <w:color w:val="000000"/>
          <w:sz w:val="24"/>
          <w:szCs w:val="24"/>
          <w:lang w:eastAsia="en-AU"/>
        </w:rPr>
        <w:t xml:space="preserve"> and DFTD systems have more complex propagation mechanics compared to SIR, our models could still predict disease dynamics of both disease systems reasonably well</w:t>
      </w:r>
      <w:commentRangeStart w:id="90"/>
      <w:r>
        <w:rPr>
          <w:rFonts w:ascii="Times New Roman" w:eastAsia="Times New Roman" w:hAnsi="Times New Roman" w:cs="Times New Roman"/>
          <w:color w:val="000000"/>
          <w:sz w:val="24"/>
          <w:szCs w:val="24"/>
          <w:lang w:eastAsia="en-AU"/>
        </w:rPr>
        <w:t xml:space="preserve">. </w:t>
      </w:r>
      <w:commentRangeEnd w:id="90"/>
      <w:r w:rsidR="0055642F">
        <w:rPr>
          <w:rStyle w:val="CommentReference"/>
        </w:rPr>
        <w:commentReference w:id="90"/>
      </w:r>
      <w:r>
        <w:rPr>
          <w:rFonts w:ascii="Times New Roman" w:eastAsia="Times New Roman" w:hAnsi="Times New Roman" w:cs="Times New Roman"/>
          <w:color w:val="000000"/>
          <w:sz w:val="24"/>
          <w:szCs w:val="24"/>
          <w:lang w:eastAsia="en-AU"/>
        </w:rPr>
        <w:t xml:space="preserve">We </w:t>
      </w:r>
      <w:ins w:id="91" w:author="Nicholas Fountain-Jones" w:date="2022-10-12T15:09:00Z">
        <w:r w:rsidR="00F07CFE">
          <w:rPr>
            <w:rFonts w:ascii="Times New Roman" w:eastAsia="Times New Roman" w:hAnsi="Times New Roman" w:cs="Times New Roman"/>
            <w:color w:val="000000"/>
            <w:sz w:val="24"/>
            <w:szCs w:val="24"/>
            <w:lang w:eastAsia="en-AU"/>
          </w:rPr>
          <w:t xml:space="preserve">also </w:t>
        </w:r>
      </w:ins>
      <w:del w:id="92" w:author="Nicholas Fountain-Jones" w:date="2022-10-12T15:09:00Z">
        <w:r w:rsidDel="00F07CFE">
          <w:rPr>
            <w:rFonts w:ascii="Times New Roman" w:eastAsia="Times New Roman" w:hAnsi="Times New Roman" w:cs="Times New Roman"/>
            <w:color w:val="000000"/>
            <w:sz w:val="24"/>
            <w:szCs w:val="24"/>
            <w:lang w:eastAsia="en-AU"/>
          </w:rPr>
          <w:delText xml:space="preserve">that </w:delText>
        </w:r>
      </w:del>
      <w:r>
        <w:rPr>
          <w:rFonts w:ascii="Times New Roman" w:eastAsia="Times New Roman" w:hAnsi="Times New Roman" w:cs="Times New Roman"/>
          <w:color w:val="000000"/>
          <w:sz w:val="24"/>
          <w:szCs w:val="24"/>
          <w:lang w:eastAsia="en-AU"/>
        </w:rPr>
        <w:t xml:space="preserve">note that for DFTD, disease simulation models that assume homogeneous mixing of hosts provide similar estimates of disease dynamics to network-based simulations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{"citationID":"No0Kn4AL","properties":{"formattedCitation":"(Hamede {\\i{}et al.} 2012)","plainCitation":"(Hamede et al. 2012)","noteIndex":0},"citationItems":[{"id":544,"uris":["http://zotero.org/users/7391531/items/F4SAKGFJ"],"itemData":{"id":544,"type":"article-journal","abstract":"1. Understanding the nature and characteristics of contact heterogeneities is crucial for predicting the epidemic behaviour of infectious diseases. Nonetheless, few studies include contact heterogeneities when modelling disease outbreaks in wildlife, which differ in their population impact from human diseases. 2. We use empirical estimates of contact heterogeneities and network metrics to simulate outbreaks of devil facial tumour disease (DFTD), an extinction-threatening infectious cancer. We incorporate tuneable algorithms, with a range of transmission rates and latent periods of DFTD, to grow devil population networks capable of reproducing observed aspects of devil ecology, demographic and seasonal-based mixing preferences. The outputs of the network model are compared with a stochastic mean-field model, in which every individual is equally likely to pass or acquire infection through time. 3. Our network model predicts a lower epidemic threshold for DFTD compared with the stochastic mean-field model. While host extinction probabilities are similar in both models, the network model predicts faster devil extinction and higher DFTD extinction probabilities, particularly for intermediate levels of transmissibility. 4. While the time taken to devil extinction increases with the longer estimate of latent period, probabilities of both, disease and devil extinction, are greater with the shorter latent period. Host–pathogen coexistence is strictly subject to the longest plausible estimate of latent period and low transmissibility. 5.Synthesis and applications. In the particular case of DFTD, incorporating observed host network structure has only a modest effect on the outcome of the host pathogen interaction. In general, however, non-random network structure may have major implications for the management of wildlife diseases. Our results suggest that this is particularly likely for pathogens in which the probability of transmission given a contact is intermediate. Our approach provides a template for using empirically obtained data on contact networks to develop models to explore the extent to which network structure influences R0, the probability of extinction and the mean time until extinction.","container-title":"Journal of Applied Ecology","DOI":"10.1111/j.1365-2664.2011.02103.x","ISSN":"00218901","issue":"2","note":"ISBN: 0021-8901\nPMID: 73930340","page":"447–456","title":"Simulating devil facial tumour disease outbreaks across empirically derived contact networks","volume":"49","author":[{"family":"Hamede","given":"Rodrigo"},{"family":"Bashford","given":"Jim"},{"family":"Jones","given":"Menna"},{"family":"McCallum","given":"Hamish"}],"issued":{"date-parts":[["2012"]]}}}],"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w:t>
      </w:r>
      <w:proofErr w:type="spellStart"/>
      <w:r w:rsidR="00742913" w:rsidRPr="00742913">
        <w:rPr>
          <w:rFonts w:ascii="Times New Roman" w:hAnsi="Times New Roman" w:cs="Times New Roman"/>
          <w:sz w:val="24"/>
          <w:szCs w:val="24"/>
        </w:rPr>
        <w:t>Hamede</w:t>
      </w:r>
      <w:proofErr w:type="spellEnd"/>
      <w:r w:rsidR="00742913" w:rsidRPr="00742913">
        <w:rPr>
          <w:rFonts w:ascii="Times New Roman" w:hAnsi="Times New Roman" w:cs="Times New Roman"/>
          <w:sz w:val="24"/>
          <w:szCs w:val="24"/>
        </w:rPr>
        <w:t xml:space="preserve">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2012)</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However, </w:t>
      </w:r>
      <w:proofErr w:type="spellStart"/>
      <w:r>
        <w:rPr>
          <w:rFonts w:ascii="Times New Roman" w:hAnsi="Times New Roman" w:cs="Times New Roman"/>
          <w:sz w:val="24"/>
          <w:szCs w:val="24"/>
        </w:rPr>
        <w:t>Hamede</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et al.</w:t>
      </w:r>
      <w:r>
        <w:rPr>
          <w:rFonts w:ascii="Times New Roman" w:hAnsi="Times New Roman" w:cs="Times New Roman"/>
          <w:sz w:val="24"/>
          <w:szCs w:val="24"/>
        </w:rPr>
        <w:t xml:space="preserve"> </w:t>
      </w:r>
      <w:r w:rsidR="00084E9E">
        <w:rPr>
          <w:rFonts w:ascii="Times New Roman" w:hAnsi="Times New Roman" w:cs="Times New Roman"/>
          <w:sz w:val="24"/>
          <w:szCs w:val="24"/>
        </w:rPr>
        <w:fldChar w:fldCharType="begin"/>
      </w:r>
      <w:r w:rsidR="00F07CFE">
        <w:rPr>
          <w:rFonts w:ascii="Times New Roman" w:hAnsi="Times New Roman" w:cs="Times New Roman"/>
          <w:sz w:val="24"/>
          <w:szCs w:val="24"/>
        </w:rPr>
        <w:instrText xml:space="preserve"> ADDIN ZOTERO_ITEM CSL_CITATION {"citationID":"TLOGq8UB","properties":{"formattedCitation":"(2012)","plainCitation":"(2012)","noteIndex":0},"citationItems":[{"id":544,"uris":["http://zotero.org/users/7391531/items/F4SAKGFJ"],"itemData":{"id":544,"type":"article-journal","abstract":"1. Understanding the nature and characteristics of contact heterogeneities is crucial for predicting the epidemic behaviour of infectious diseases. Nonetheless, few studies include contact heterogeneities when modelling disease outbreaks in wildlife, which differ in their population impact from human diseases. 2. We use empirical estimates of contact heterogeneities and network metrics to simulate outbreaks of devil facial tumour disease (DFTD), an extinction-threatening infectious cancer. We incorporate tuneable algorithms, with a range of transmission rates and latent periods of DFTD, to grow devil population networks capable of reproducing observed aspects of devil ecology, demographic and seasonal-based mixing preferences. The outputs of the network model are compared with a stochastic mean-field model, in which every individual is equally likely to pass or acquire infection through time. 3. Our network model predicts a lower epidemic threshold for DFTD compared with the stochastic mean-field model. While host extinction probabilities are similar in both models, the network model predicts faster devil extinction and higher DFTD extinction probabilities, particularly for intermediate levels of transmissibility. 4. While the time taken to devil extinction increases with the longer estimate of latent period, probabilities of both, disease and devil extinction, are greater with the shorter latent period. Host–pathogen coexistence is strictly subject to the longest plausible estimate of latent period and low transmissibility. 5.Synthesis and applications. In the particular case of DFTD, incorporating observed host network structure has only a modest effect on the outcome of the host pathogen interaction. In general, however, non-random network structure may have major implications for the management of wildlife diseases. Our results suggest that this is particularly likely for pathogens in which the probability of transmission given a contact is intermediate. Our approach provides a template for using empirically obtained data on contact networks to develop models to explore the extent to which network structure influences R0, the probability of extinction and the mean time until extinction.","container-title":"Journal of Applied Ecology","DOI":"10.1111/j.1365-2664.2011.02103.x","ISSN":"00218901","issue":"2","note":"ISBN: 0021-8901\nPMID: 73930340","page":"447–456","title":"Simulating devil facial tumour disease outbreaks across empirically derived contact networks","volume":"49","author":[{"family":"Hamede","given":"Rodrigo"},{"family":"Bashford","given":"Jim"},{"family":"Jones","given":"Menna"},{"family":"McCallum","given":"Hamish"}],"issued":{"date-parts":[["2012"]]}},"label":"page","suppress-author":true}],"schema":"https://github.com/citation-style-language/schema/raw/master/csl-citation.json"} </w:instrText>
      </w:r>
      <w:r w:rsidR="00084E9E">
        <w:rPr>
          <w:rFonts w:ascii="Times New Roman" w:hAnsi="Times New Roman" w:cs="Times New Roman"/>
          <w:sz w:val="24"/>
          <w:szCs w:val="24"/>
        </w:rPr>
        <w:fldChar w:fldCharType="separate"/>
      </w:r>
      <w:r w:rsidR="00F07CFE" w:rsidRPr="00F07CFE">
        <w:rPr>
          <w:rFonts w:ascii="Times New Roman" w:hAnsi="Times New Roman" w:cs="Times New Roman"/>
          <w:sz w:val="24"/>
        </w:rPr>
        <w:t>(2012)</w:t>
      </w:r>
      <w:r w:rsidR="00084E9E">
        <w:rPr>
          <w:rFonts w:ascii="Times New Roman" w:hAnsi="Times New Roman" w:cs="Times New Roman"/>
          <w:sz w:val="24"/>
          <w:szCs w:val="24"/>
        </w:rPr>
        <w:fldChar w:fldCharType="end"/>
      </w:r>
      <w:r w:rsidR="00084E9E">
        <w:rPr>
          <w:rFonts w:ascii="Times New Roman" w:hAnsi="Times New Roman" w:cs="Times New Roman"/>
          <w:sz w:val="24"/>
          <w:szCs w:val="24"/>
        </w:rPr>
        <w:t xml:space="preserve"> </w:t>
      </w:r>
      <w:r>
        <w:rPr>
          <w:rFonts w:ascii="Times New Roman" w:hAnsi="Times New Roman" w:cs="Times New Roman"/>
          <w:sz w:val="24"/>
          <w:szCs w:val="24"/>
        </w:rPr>
        <w:t xml:space="preserve">found </w:t>
      </w:r>
      <w:r>
        <w:rPr>
          <w:rFonts w:ascii="Times New Roman" w:eastAsia="Times New Roman" w:hAnsi="Times New Roman" w:cs="Times New Roman"/>
          <w:color w:val="000000"/>
          <w:sz w:val="24"/>
          <w:szCs w:val="24"/>
          <w:lang w:eastAsia="en-AU"/>
        </w:rPr>
        <w:t xml:space="preserve">the outcome of simulated DFTD epidemics sensitive to estimates of latent period and transmissibility parameters, whereas our network structure approach provided realistic estimates of prevalence with minimal reliance on parameter values. </w:t>
      </w:r>
    </w:p>
    <w:p w14:paraId="39B27CC5" w14:textId="77777777" w:rsidR="00164936" w:rsidRDefault="00164936">
      <w:pPr>
        <w:spacing w:after="0" w:line="480" w:lineRule="auto"/>
        <w:rPr>
          <w:rFonts w:ascii="Times New Roman" w:eastAsia="Times New Roman" w:hAnsi="Times New Roman" w:cs="Times New Roman"/>
          <w:color w:val="000000"/>
          <w:sz w:val="24"/>
          <w:szCs w:val="24"/>
          <w:lang w:eastAsia="en-AU"/>
        </w:rPr>
      </w:pPr>
    </w:p>
    <w:p w14:paraId="0F695D06" w14:textId="74EFCEC2" w:rsidR="00164936" w:rsidRDefault="00DE4A8E">
      <w:pPr>
        <w:spacing w:after="0" w:line="48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For some networks and epidemiological parameters, spectral radius alone was not sufficient to predict spread, and the Fiedler value and modularity still played an important role. The Fiedler value and spectral radius of the networks were correlated, but below our ρ = 0.7 threshold (Fig. S2). One potential reason for this is that the Fiedler value seems to be less sensitive to nodes with high connectivity compared to the spectral radius (Fig. 1); however, the mathematical relationship between these two algebraic measures of connectivity is poorly understood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{"citationID":"4ppVW0cU","properties":{"formattedCitation":"(Tang &amp; Priebe 2016)","plainCitation":"(Tang &amp; Priebe 2016)","noteIndex":0},"citationItems":[{"id":8233,"uris":["http://zotero.org/users/7391531/items/ZWX65MC2"],"itemData":{"id":8233,"type":"article-journal","abstract":"We prove a central limit theorem for the components of the eigenvectors corresponding to the $d$ largest eigenvalues of the normalized Laplacian matrix of a finite dimensional random dot product graph. As a corollary, we show that for stochastic blockmodel graphs, the rows of the spectral embedding of the normalized Laplacian converge to multivariate normals and furthermore the mean and the covariance matrix of each row are functions of the associated vertex's block membership. Together with prior results for the eigenvectors of the adjacency matrix, we then compare, via the Chernoff information between multivariate normal distributions, how the choice of embedding method impacts subsequent inference. We demonstrate that neither embedding method dominates with respect to the inference task of recovering the latent block assignments.","container-title":"arXiv:1607.08601 [stat]","note":"arXiv: 1607.08601","source":"arXiv.org","title":"Limit theorems for eigenvectors of the normalized Laplacian for random graphs","URL":"http://arxiv.org/abs/1607.08601","author":[{"family":"Tang","given":"Minh"},{"family":"Priebe","given":"Carey E."}],"accessed":{"date-parts":[["2022",4,1]]},"issued":{"date-parts":[["2016",7,28]]}}}],"schema":"https://github.com/citation-style-language/schema/raw/master/csl-citation.json"}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rPr>
        <w:t>(Tang &amp; Priebe 2016)</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Combined, our global surrogate models and accumulated effects plots pointed to networks such as the devil networks with spectral radii &gt; ~8 and Fiedler values &gt; 1 being more vulnerable to pathogen spread (the effect of the Fiedler value on spread was much weaker overall). The spectral properties were dominant for the fast-spreading pathogen models (e.g., example system), whereas network size and modularity played a more important role in our models for more slowly spreading pathogens (e.g., Figs. S5 &amp; S6).</w:t>
      </w:r>
    </w:p>
    <w:p w14:paraId="58225F48" w14:textId="77777777" w:rsidR="00164936" w:rsidRDefault="00164936">
      <w:pPr>
        <w:spacing w:after="0" w:line="480" w:lineRule="auto"/>
        <w:rPr>
          <w:rFonts w:ascii="Times New Roman" w:eastAsia="Times New Roman" w:hAnsi="Times New Roman" w:cs="Times New Roman"/>
          <w:color w:val="000000"/>
          <w:sz w:val="24"/>
          <w:szCs w:val="24"/>
          <w:lang w:eastAsia="en-AU"/>
        </w:rPr>
      </w:pPr>
    </w:p>
    <w:p w14:paraId="39AE3E86" w14:textId="5A903689" w:rsidR="00164936" w:rsidRDefault="00DE4A8E">
      <w:pPr>
        <w:spacing w:after="0" w:line="48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When modular structure played a role in disease spread in our study, we detected similar patterns to those found by Sah </w:t>
      </w:r>
      <w:r>
        <w:rPr>
          <w:rFonts w:ascii="Times New Roman" w:eastAsia="Times New Roman" w:hAnsi="Times New Roman" w:cs="Times New Roman"/>
          <w:i/>
          <w:iCs/>
          <w:color w:val="000000"/>
          <w:sz w:val="24"/>
          <w:szCs w:val="24"/>
          <w:lang w:eastAsia="en-AU"/>
        </w:rPr>
        <w:t>et al</w:t>
      </w:r>
      <w:r>
        <w:rPr>
          <w:rFonts w:ascii="Times New Roman" w:eastAsia="Times New Roman" w:hAnsi="Times New Roman" w:cs="Times New Roman"/>
          <w:color w:val="000000"/>
          <w:sz w:val="24"/>
          <w:szCs w:val="24"/>
          <w:lang w:eastAsia="en-AU"/>
        </w:rPr>
        <w:t xml:space="preserve">.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{"citationID":"3HT7q8Qr","properties":{"formattedCitation":"(2017)","plainCitation":"(2017)","noteIndex":0},"citationItems":[{"id":8200,"uris":["http://zotero.org/users/7391531/items/JUE6HAV4"],"itemData":{"id":8200,"type":"article-journal","abstract":"Disease risk is a potential cost of group living. Although modular organization is thought to reduce this cost in animal societies, empirical evidence toward this hypothesis has been conflicting. We analyzed empirical social networks from 43 animal species to motivate our study of the epidemiological consequences of modular structure in animal societies. From these empirical studies, we identified the features of interaction patterns associated with network modularity and developed a theoretical network model to investigate when and how subdivisions in social networks influence disease dynamics. Contrary to prior work, we found that disease risk is largely unaffected by modular structure, although social networks beyond a modular threshold experience smaller disease burden and longer disease duration. Our results illustrate that the lowering of disease burden in highly modular social networks is driven by two mechanisms of modular organization: network fragmentation and subgroup cohesion. Highly fragmented social networks with cohesive subgroups are able to structurally trap infections within a few subgroups and also cause a structural delay to the spread of disease outbreaks. Finally, we show that network models incorporating modular structure are necessary only when prior knowledge suggests that interactions within the population are highly subdivided. Otherwise, null networks based on basic knowledge about group size and local contact heterogeneity may be sufficient when data-limited estimates of epidemic consequences are necessary. Overall, our work does not support the hypothesis that modular structure universally mitigates the disease impact of group living.","container-title":"Proceedings of the National Academy of Sciences","DOI":"10.1073/pnas.1613616114","ISSN":"0027-8424, 1091-6490","issue":"16","journalAbbreviation":"PNAS","language":"en","license":"©  . http://www.pnas.org/site/misc/userlicense.xhtml","note":"publisher: National Academy of Sciences\nsection: Biological Sciences\nPMID: 28373567","page":"4165-4170","source":"www.pnas.org","title":"Unraveling the disease consequences and mechanisms of modular structure in animal social networks","volume":"114","author":[{"family":"Sah","given":"Pratha"},{"family":"Leu","given":"Stephan T."},{"family":"Cross","given":"Paul C."},{"family":"Hudson","given":"Peter J."},{"family":"Bansal","given":"Shweta"}],"issued":{"date-parts":[["2017",4,18]]}},"suppress-author":true}],"schema":"https://github.com/citation-style-language/schema/raw/master/csl-citation.json"}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rPr>
        <w:t>(2017)</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As in Sah </w:t>
      </w:r>
      <w:r>
        <w:rPr>
          <w:rFonts w:ascii="Times New Roman" w:eastAsia="Times New Roman" w:hAnsi="Times New Roman" w:cs="Times New Roman"/>
          <w:i/>
          <w:iCs/>
          <w:color w:val="000000"/>
          <w:sz w:val="24"/>
          <w:szCs w:val="24"/>
          <w:lang w:eastAsia="en-AU"/>
        </w:rPr>
        <w:t>et al.</w:t>
      </w:r>
      <w:r>
        <w:rPr>
          <w:rFonts w:ascii="Times New Roman" w:eastAsia="Times New Roman" w:hAnsi="Times New Roman" w:cs="Times New Roman"/>
          <w:color w:val="000000"/>
          <w:sz w:val="24"/>
          <w:szCs w:val="24"/>
          <w:lang w:eastAsia="en-AU"/>
        </w:rPr>
        <w:t xml:space="preserve">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{"citationID":"9uvb6WId","properties":{"formattedCitation":"(2017)","plainCitation":"(2017)","noteIndex":0},"citationItems":[{"id":8200,"uris":["http://zotero.org/users/7391531/items/JUE6HAV4"],"itemData":{"id":8200,"type":"article-journal","abstract":"Disease risk is a potential cost of group living. Although modular organization is thought to reduce this cost in animal societies, empirical evidence toward this hypothesis has been conflicting. We analyzed empirical social networks from 43 animal species to motivate our study of the epidemiological consequences of modular structure in animal societies. From these empirical studies, we identified the features of interaction patterns associated with network modularity and developed a theoretical network model to investigate when and how subdivisions in social networks influence disease dynamics. Contrary to prior work, we found that disease risk is largely unaffected by modular structure, although social networks beyond a modular threshold experience smaller disease burden and longer disease duration. Our results illustrate that the lowering of disease burden in highly modular social networks is driven by two mechanisms of modular organization: network fragmentation and subgroup cohesion. Highly fragmented social networks with cohesive subgroups are able to structurally trap infections within a few subgroups and also cause a structural delay to the spread of disease outbreaks. Finally, we show that network models incorporating modular structure are necessary only when prior knowledge suggests that interactions within the population are highly subdivided. Otherwise, null networks based on basic knowledge about group size and local contact heterogeneity may be sufficient when data-limited estimates of epidemic consequences are necessary. Overall, our work does not support the hypothesis that modular structure universally mitigates the disease impact of group living.","container-title":"Proceedings of the National Academy of Sciences","DOI":"10.1073/pnas.1613616114","ISSN":"0027-8424, 1091-6490","issue":"16","journalAbbreviation":"PNAS","language":"en","license":"©  . http://www.pnas.org/site/misc/userlicense.xhtml","note":"publisher: National Academy of Sciences\nsection: Biological Sciences\nPMID: 28373567","page":"4165-4170","source":"www.pnas.org","title":"Unraveling the disease consequences and mechanisms of modular structure in animal social networks","volume":"114","author":[{"family":"Sah","given":"Pratha"},{"family":"Leu","given":"Stephan T."},{"family":"Cross","given":"Paul C."},{"family":"Hudson","given":"Peter J."},{"family":"Bansal","given":"Shweta"}],"issued":{"date-parts":[["2017",4,18]]}},"suppress-author":true}],"schema":"https://github.com/citation-style-language/schema/raw/master/csl-citation.json"}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rPr>
        <w:t>(2017)</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we found that epidemic progression was only slowed in highly modular networks (</w:t>
      </w:r>
      <w:proofErr w:type="spellStart"/>
      <w:r>
        <w:rPr>
          <w:rFonts w:ascii="Times New Roman" w:eastAsia="Times New Roman" w:hAnsi="Times New Roman" w:cs="Times New Roman"/>
          <w:color w:val="000000"/>
          <w:sz w:val="24"/>
          <w:szCs w:val="24"/>
          <w:lang w:eastAsia="en-AU"/>
        </w:rPr>
        <w:t>Q</w:t>
      </w:r>
      <w:r w:rsidRPr="007B56F8">
        <w:rPr>
          <w:rFonts w:ascii="Times New Roman" w:eastAsia="Times New Roman" w:hAnsi="Times New Roman" w:cs="Times New Roman"/>
          <w:color w:val="000000"/>
          <w:sz w:val="24"/>
          <w:szCs w:val="24"/>
          <w:vertAlign w:val="subscript"/>
          <w:lang w:eastAsia="en-AU"/>
        </w:rPr>
        <w:t>rel</w:t>
      </w:r>
      <w:proofErr w:type="spellEnd"/>
      <w:r>
        <w:rPr>
          <w:rFonts w:ascii="Times New Roman" w:eastAsia="Times New Roman" w:hAnsi="Times New Roman" w:cs="Times New Roman"/>
          <w:color w:val="000000"/>
          <w:sz w:val="24"/>
          <w:szCs w:val="24"/>
          <w:lang w:eastAsia="en-AU"/>
        </w:rPr>
        <w:t xml:space="preserve"> &gt; ~0.7) when the probability of transmission between nodes was low (</w:t>
      </w:r>
      <w:r>
        <w:rPr>
          <w:rFonts w:ascii="Times New Roman" w:eastAsia="Times New Roman" w:hAnsi="Times New Roman" w:cs="Times New Roman"/>
          <w:sz w:val="24"/>
          <w:szCs w:val="24"/>
          <w:lang w:eastAsia="en-AU"/>
        </w:rPr>
        <w:t>β &gt; 0.025</w:t>
      </w:r>
      <w:r>
        <w:rPr>
          <w:rFonts w:ascii="Times New Roman" w:eastAsia="Times New Roman" w:hAnsi="Times New Roman" w:cs="Times New Roman"/>
          <w:color w:val="000000"/>
          <w:sz w:val="24"/>
          <w:szCs w:val="24"/>
          <w:lang w:eastAsia="en-AU"/>
        </w:rPr>
        <w:t xml:space="preserve">). Such subdivided networks were rare in our data and are commonly associated with high fragmentation (small groups or sub-groups) and high subgroup cohesion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{"citationID":"iMFbi5Yl","properties":{"formattedCitation":"(Sah {\\i{}et al.} 2017)","plainCitation":"(Sah et al. 2017)","noteIndex":0},"citationItems":[{"id":8200,"uris":["http://zotero.org/users/7391531/items/JUE6HAV4"],"itemData":{"id":8200,"type":"article-journal","abstract":"Disease risk is a potential cost of group living. Although modular organization is thought to reduce this cost in animal societies, empirical evidence toward this hypothesis has been conflicting. We analyzed empirical social networks from 43 animal species to motivate our study of the epidemiological consequences of modular structure in animal societies. From these empirical studies, we identified the features of interaction patterns associated with network modularity and developed a theoretical network model to investigate when and how subdivisions in social networks influence disease dynamics. Contrary to prior work, we found that disease risk is largely unaffected by modular structure, although social networks beyond a modular threshold experience smaller disease burden and longer disease duration. Our results illustrate that the lowering of disease burden in highly modular social networks is driven by two mechanisms of modular organization: network fragmentation and subgroup cohesion. Highly fragmented social networks with cohesive subgroups are able to structurally trap infections within a few subgroups and also cause a structural delay to the spread of disease outbreaks. Finally, we show that network models incorporating modular structure are necessary only when prior knowledge suggests that interactions within the population are highly subdivided. Otherwise, null networks based on basic knowledge about group size and local contact heterogeneity may be sufficient when data-limited estimates of epidemic consequences are necessary. Overall, our work does not support the hypothesis that modular structure universally mitigates the disease impact of group living.","container-title":"Proceedings of the National Academy of Sciences","DOI":"10.1073/pnas.1613616114","ISSN":"0027-8424, 1091-6490","issue":"16","journalAbbreviation":"PNAS","language":"en","license":"©  . http://www.pnas.org/site/misc/userlicense.xhtml","note":"publisher: National Academy of Sciences\nsection: Biological Sciences\nPMID: 28373567","page":"4165-4170","source":"www.pnas.org","title":"Unraveling the disease consequences and mechanisms of modular structure in animal social networks","volume":"114","author":[{"family":"Sah","given":"Pratha"},{"family":"Leu","given":"Stephan T."},{"family":"Cross","given":"Paul C."},{"family":"Hudson","given":"Peter J."},{"family":"Bansal","given":"Shweta"}],"issued":{"date-parts":[["2017",4,18]]}}}],"schema":"https://github.com/citation-style-language/schema/raw/master/csl-citation.json"}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(Sah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2017)</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The reduced importance of modularity relative to spectral radius is due to within-group connections being crucial for epidemic outcomes in many contexts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{"citationID":"SPoBE4Vw","properties":{"formattedCitation":"(Sah {\\i{}et al.} 2017)","plainCitation":"(Sah et al. 2017)","noteIndex":0},"citationItems":[{"id":8200,"uris":["http://zotero.org/users/7391531/items/JUE6HAV4"],"itemData":{"id":8200,"type":"article-journal","abstract":"Disease risk is a potential cost of group living. Although modular organization is thought to reduce this cost in animal societies, empirical evidence toward this hypothesis has been conflicting. We analyzed empirical social networks from 43 animal species to motivate our study of the epidemiological consequences of modular structure in animal societies. From these empirical studies, we identified the features of interaction patterns associated with network modularity and developed a theoretical network model to investigate when and how subdivisions in social networks influence disease dynamics. Contrary to prior work, we found that disease risk is largely unaffected by modular structure, although social networks beyond a modular threshold experience smaller disease burden and longer disease duration. Our results illustrate that the lowering of disease burden in highly modular social networks is driven by two mechanisms of modular organization: network fragmentation and subgroup cohesion. Highly fragmented social networks with cohesive subgroups are able to structurally trap infections within a few subgroups and also cause a structural delay to the spread of disease outbreaks. Finally, we show that network models incorporating modular structure are necessary only when prior knowledge suggests that interactions within the population are highly subdivided. Otherwise, null networks based on basic knowledge about group size and local contact heterogeneity may be sufficient when data-limited estimates of epidemic consequences are necessary. Overall, our work does not support the hypothesis that modular structure universally mitigates the disease impact of group living.","container-title":"Proceedings of the National Academy of Sciences","DOI":"10.1073/pnas.1613616114","ISSN":"0027-8424, 1091-6490","issue":"16","journalAbbreviation":"PNAS","language":"en","license":"©  . http://www.pnas.org/site/misc/userlicense.xhtml","note":"publisher: National Academy of Sciences\nsection: Biological Sciences\nPMID: 28373567","page":"4165-4170","source":"www.pnas.org","title":"Unraveling the disease consequences and mechanisms of modular structure in animal social networks","volume":"114","author":[{"family":"Sah","given":"Pratha"},{"family":"Leu","given":"Stephan T."},{"family":"Cross","given":"Paul C."},{"family":"Hudson","given":"Peter J."},{"family":"Bansal","given":"Shweta"}],"issued":{"date-parts":[["2017",4,18]]}}}],"schema":"https://github.com/citation-style-language/schema/raw/master/csl-citation.json"}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(Sah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2017)</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Spectral values may have higher predictive performance, as they summarize connectivity across the networks including between- and within-group connections. Interpreting how modularity alone impacted epidemic outcomes was difficult on these empirical networks, as all modularity measures were strongly correlated with mean degree, diameter and transitivity (Fig. 2, Fig. S2). The extent of these correlations can vary wildly based on other aspects of network structure and they all have interacting effects on disease dynamics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{"citationID":"ug0kMfk5","properties":{"formattedCitation":"(Zhang &amp; Zhang 2009; Ames {\\i{}et al.} 2011)","plainCitation":"(Zhang &amp; Zhang 2009; Ames et al. 2011)","noteIndex":0},"citationItems":[{"id":8358,"uris":["http://zotero.org/users/7391531/items/UMA7Q93W"],"itemData":{"id":8358,"type":"article-journal","abstract":"Real networks, including biological networks, are known to have the small-world property, characterized by a small \"diameter\", which is defined as the average minimal path length between all pairs of nodes in a network. Because random networks also have short diameters, one may predict that the diameter of a real network should be even shorter than its random expectation, because having shorter diameters potentially increases the network efficiency such as minimizing transition times between metabolic states in the context of metabolic networks. Contrary to this expectation, we here report that the observed diameter is greater than the random expectation in every real network examined, including biological, social, technological, and linguistic networks. Simulations show that a modest enlargement of the diameter beyond its expectation allows a substantial increase of the network modularity, which is present in all real networks examined. Hence, short diameters appear to be sacrificed for high modularities, suggesting a tradeoff between network efficiency and advantages offered by modularity (e.g., multi-functionality, robustness, and/or evolvability).","container-title":"PloS One","DOI":"10.1371/journal.pone.0005686","ISSN":"1932-6203","issue":"5","journalAbbreviation":"PLoS One","language":"eng","note":"PMID: 19479083\nPMCID: PMC2682646","page":"e5686","source":"PubMed","title":"A big world inside small-world networks","volume":"4","author":[{"family":"Zhang","given":"Zhihua"},{"family":"Zhang","given":"Jianzhi"}],"issued":{"date-parts":[["2009",5,25]]}}},{"id":8165,"uris":["http://zotero.org/users/7391531/items/8YRHHEKK"],"itemData":{"id":8165,"type":"article-journal","abstract":"Recent studies have increasingly turned to graph theory to model more realistic contact structures that characterize disease spread. Because of the computational demands of these methods, many researchers have sought to use measures of network structure to modify analytically tractable differential equation models. Several of these studies have focused on the degree distribution of the contact network as the basis for their modifications. We show that although degree distribution is sufficient to predict disease behaviour on very sparse or very dense human contact networks, for intermediate density networks we must include information on clustering and path length to accurately predict disease behaviour. Using these three metrics, we were able to explain more than 98 per cent of the variation in endemic disease levels in our stochastic simulations.","container-title":"Proceedings of the Royal Society B: Biological Sciences","DOI":"10.1098/rspb.2011.0290","issue":"1724","note":"publisher: Royal Society","page":"3544-3550","source":"royalsocietypublishing.org (Atypon)","title":"Using network properties to predict disease dynamics on human contact networks","volume":"278","author":[{"family":"Ames","given":"Gregory M."},{"family":"George","given":"Dylan B."},{"family":"Hampson","given":"Christian P."},{"family":"Kanarek","given":"Andrew R."},{"family":"McBee","given":"Cayla D."},{"family":"Lockwood","given":"Dale R."},{"family":"Achter","given":"Jeffrey D."},{"family":"Webb","given":"Colleen T."}],"issued":{"date-parts":[["2011",12,7]]}}}],"schema":"https://github.com/citation-style-language/schema/raw/master/csl-citation.json"}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(Zhang &amp; Zhang 2009; Ames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2011)</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However, the spectral radius captures epidemiologically important aspects of network structure on its own without having to untangle whether different aspects of network structure are correlated. </w:t>
      </w:r>
    </w:p>
    <w:p w14:paraId="6CA16DB3" w14:textId="77777777" w:rsidR="00164936" w:rsidRDefault="00164936">
      <w:pPr>
        <w:spacing w:after="0" w:line="480" w:lineRule="auto"/>
        <w:rPr>
          <w:rFonts w:ascii="Times New Roman" w:eastAsia="Times New Roman" w:hAnsi="Times New Roman" w:cs="Times New Roman"/>
          <w:color w:val="000000"/>
          <w:sz w:val="24"/>
          <w:szCs w:val="24"/>
          <w:lang w:eastAsia="en-AU"/>
        </w:rPr>
      </w:pPr>
    </w:p>
    <w:p w14:paraId="07FA4FC3" w14:textId="77777777" w:rsidR="00164936" w:rsidRDefault="00DE4A8E">
      <w:pPr>
        <w:spacing w:after="0" w:line="48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More broadly, our study provides a framework for how interpretable machine learning can predict spread across networks for a wide variety of epidemic parameters. While our RF </w:t>
      </w:r>
      <w:proofErr w:type="spellStart"/>
      <w:r>
        <w:rPr>
          <w:rFonts w:ascii="Times New Roman" w:eastAsia="Times New Roman" w:hAnsi="Times New Roman" w:cs="Times New Roman"/>
          <w:i/>
          <w:iCs/>
          <w:color w:val="000000"/>
          <w:sz w:val="24"/>
          <w:szCs w:val="24"/>
          <w:lang w:eastAsia="en-AU"/>
        </w:rPr>
        <w:t>MrIML</w:t>
      </w:r>
      <w:proofErr w:type="spellEnd"/>
      <w:r>
        <w:rPr>
          <w:rFonts w:ascii="Times New Roman" w:eastAsia="Times New Roman" w:hAnsi="Times New Roman" w:cs="Times New Roman"/>
          <w:color w:val="000000"/>
          <w:sz w:val="24"/>
          <w:szCs w:val="24"/>
          <w:lang w:eastAsia="en-AU"/>
        </w:rPr>
        <w:t xml:space="preserve"> model had much higher predictive performance compared to the corresponding linear models, further investigation of these models provided critical insight into how network structure impacted pathogen spread. This framework could identify general trends of disease vulnerability, specific thresholds for pathogens with certain characteristics, as well as the drivers of spread for individual networks. </w:t>
      </w:r>
    </w:p>
    <w:p w14:paraId="28D29653" w14:textId="77777777" w:rsidR="00164936" w:rsidRDefault="00164936">
      <w:pPr>
        <w:spacing w:after="0" w:line="480" w:lineRule="auto"/>
        <w:rPr>
          <w:rFonts w:ascii="Times New Roman" w:eastAsia="Times New Roman" w:hAnsi="Times New Roman" w:cs="Times New Roman"/>
          <w:color w:val="000000"/>
          <w:sz w:val="24"/>
          <w:szCs w:val="24"/>
          <w:lang w:eastAsia="en-AU"/>
        </w:rPr>
      </w:pPr>
    </w:p>
    <w:p w14:paraId="31DDC79E" w14:textId="32A5F32B" w:rsidR="00164936" w:rsidRDefault="00DE4A8E">
      <w:pPr>
        <w:spacing w:after="0" w:line="48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To help practitioners apply our model to different host-pathogen systems, we developed an R-Shiny app (</w:t>
      </w:r>
      <w:hyperlink r:id="rId14">
        <w:r>
          <w:rPr>
            <w:rStyle w:val="Hyperlink"/>
            <w:rFonts w:ascii="Times New Roman" w:eastAsia="Times New Roman" w:hAnsi="Times New Roman" w:cs="Times New Roman"/>
            <w:sz w:val="24"/>
            <w:szCs w:val="24"/>
            <w:lang w:eastAsia="en-AU"/>
          </w:rPr>
          <w:t>https://spreadpredictr.shinyapps.io/spreadpredictr/</w:t>
        </w:r>
      </w:hyperlink>
      <w:r>
        <w:rPr>
          <w:rFonts w:ascii="Times New Roman" w:eastAsia="Times New Roman" w:hAnsi="Times New Roman" w:cs="Times New Roman"/>
          <w:color w:val="000000"/>
          <w:sz w:val="24"/>
          <w:szCs w:val="24"/>
          <w:lang w:eastAsia="en-AU"/>
        </w:rPr>
        <w:t xml:space="preserve">). Our web app allows users to make predictions of spread for diverse transmission and recovery probabilities on a contact network of interest without the need for simulation. Even when the underlying mechanism of spread was mis-specified, as with our case studies, our model could provide reasonable estimates of the proportion of the population infected that align closely with empirical data. While currently limited to pathogens with SIR transmission dynamics, future versions of the app will include, for example, SI and SEIR mechanics. We stress that for practitioners to make accurate predictions for a particular pathogen, contact definitions and the duration of data should be calibrated or multiple thresholds for what constitutes a transmission contact assessed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{"citationID":"b21fGfvC","properties":{"formattedCitation":"(see Craft 2015)","plainCitation":"(see Craft 2015)","noteIndex":0},"citationItems":[{"id":22,"uris":["http://zotero.org/users/7391531/items/NKG8QYR5"],"itemData":{"id":22,"type":"article-journal","abstract":"The use of social and contact networks to answer basic and applied questions about infectious disease transmission in wildlife and livestock is receiving increased attention. Through social network analysis, we understand that wild animal and livestock populations, including farmed fish and poultry, often have a heterogeneous contact structure owing to social structure or trade networks. Network modelling is a flexible tool used to capture the heterogeneous contacts of a population in order to test hypotheses about the mechanisms of disease transmission, simulate and predict disease spread, and test disease control strategies. This review highlights how to use animal contact data, including social networks, for network modelling, and emphasizes that researchers should have a pathogen of interest in mind before collecting or using contact data. This paper describes the rising popularity of network approaches for understanding transmission dynamics in wild animal and livestock populations; discusses the common mismatch between contact networks as measured in animal behaviour and relevant parasites to match those networks; and highlights knowledge gaps in how to collect and analyse contact data. Opportunities for the future include increased attention to experiments, pathogen genetic markers and novel computational tools.","container-title":"Philosophical transactions of the Royal Society of London. Series B, Biological sciences","DOI":"10.1098/rstb.2014.0107","ISSN":"1471-2970","issue":"1669","note":"PMID: 25870393","page":"20140107–","title":"Infectious disease transmission and contact networks in wildlife and livestock.","volume":"370","author":[{"family":"Craft","given":"Meggan E"}],"issued":{"date-parts":[["2015",5]]}},"prefix":"see"}],"schema":"https://github.com/citation-style-language/schema/raw/master/csl-citation.json"}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rPr>
        <w:t>(see Craft 2015)</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For example, for the giraffe network we included edges that represented individuals seen once together over a period of a year, and predictions of pathogen spread on this network would likely be inflated for pathogens requiring more sustained contact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{"citationID":"UAms7Ex5","properties":{"formattedCitation":"(VanderWaal {\\i{}et al.} 2014)","plainCitation":"(VanderWaal et al. 2014)","noteIndex":0},"citationItems":[{"id":1122,"uris":["http://zotero.org/users/7391531/items/NVCKTXCM"],"itemData":{"id":1122,"type":"article-journal","abstract":"Although network analysis has drawn considerable attention as a promising tool for disease ecology, empirical research has been hindered by limitations in detecting the occurrence of pathogen transmission (who transmitted to whom) within social networks. Using a novel approach, we utilize the genetics of a diverse microbe, Escherichia coli, to infer where direct or indirect transmission has occurred and use these data to construct transmission networks for a wild giraffe population (Giraffe camelopardalis). Individuals were considered to be a part of the same transmission chain and were interlinked in the transmission network if they shared genetic subtypes of E. coli. By using microbial genetics to quantify who transmits to whom independently from the behavioural data on who is in contact with whom, we were able to directly investigate how the structure of contact networks influences the structure of the transmission network. To distinguish between the effects of social and environmental contact on transmission dynamics, the transmission network was compared with two separate contact networks defined from the behavioural data: a social network based on association patterns, and a spatial network based on patterns of home-range overlap among individuals. We found that links in the transmission network were more likely to occur between individuals that were strongly linked in the social network. Furthermore, individuals that had more numerous connections or that occupied 'bottleneck' positions in the social network tended to occupy similar positions in the transmission network. No similar correlations were observed between the spatial and transmission networks. This indicates that an individual's social network position is predictive of transmission network position, which has implications for identifying individuals that function as super-spreaders or transmission bottlenecks in the population. These results emphasize the importance of association patterns in understanding transmission dynamics, even for environmentally transmitted microbes like E. coli. This study is the first to use microbial genetics to construct and analyse transmission networks in a wildlife population and highlights the potential utility of an approach integrating microbial genetics with network analysis.","container-title":"The Journal of Animal Ecology","DOI":"10.1111/1365-2656.12137","ISSN":"1365-2656","issue":"2","note":"PMID: 24117416","page":"406–14","title":"Linking social and pathogen transmission networks using microbial genetics in giraffe (&lt;i&gt;Giraffa camelopardalis&lt;/i&gt;).","volume":"83","author":[{"family":"VanderWaal","given":"Kimberly L"},{"family":"Atwill","given":"Edward R"},{"family":"Isbell","given":"Lynne A"},{"family":"McCowan","given":"Brenda"}],"issued":{"date-parts":[["2014",3]]}}}],"schema":"https://github.com/citation-style-language/schema/raw/master/csl-citation.json"}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w:t>
      </w:r>
      <w:proofErr w:type="spellStart"/>
      <w:r w:rsidR="00742913" w:rsidRPr="00742913">
        <w:rPr>
          <w:rFonts w:ascii="Times New Roman" w:hAnsi="Times New Roman" w:cs="Times New Roman"/>
          <w:sz w:val="24"/>
          <w:szCs w:val="24"/>
        </w:rPr>
        <w:t>VanderWaal</w:t>
      </w:r>
      <w:proofErr w:type="spellEnd"/>
      <w:r w:rsidR="00742913" w:rsidRPr="00742913">
        <w:rPr>
          <w:rFonts w:ascii="Times New Roman" w:hAnsi="Times New Roman" w:cs="Times New Roman"/>
          <w:sz w:val="24"/>
          <w:szCs w:val="24"/>
        </w:rPr>
        <w:t xml:space="preserve">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2014)</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Nonetheless, this study shows the utility of linking network simulation and interpretable machine learning approaches to tease apart the drivers of spread across empirical wildlife networks</w:t>
      </w:r>
    </w:p>
    <w:p w14:paraId="243FCD98" w14:textId="77777777" w:rsidR="00164936" w:rsidRDefault="00164936">
      <w:pPr>
        <w:rPr>
          <w:rFonts w:ascii="Times New Roman" w:hAnsi="Times New Roman" w:cs="Times New Roman"/>
          <w:sz w:val="24"/>
          <w:szCs w:val="24"/>
        </w:rPr>
      </w:pPr>
    </w:p>
    <w:p w14:paraId="3EBF07DA" w14:textId="573970B8" w:rsidR="00164936" w:rsidRDefault="00DE4A8E">
      <w:pPr>
        <w:spacing w:line="480" w:lineRule="auto"/>
        <w:rPr>
          <w:rFonts w:ascii="Times New Roman" w:eastAsia="Times New Roman" w:hAnsi="Times New Roman" w:cs="Times New Roman"/>
          <w:color w:val="000000"/>
          <w:sz w:val="24"/>
          <w:szCs w:val="24"/>
          <w:lang w:eastAsia="en-AU"/>
        </w:rPr>
      </w:pPr>
      <w:commentRangeStart w:id="93"/>
      <w:r>
        <w:rPr>
          <w:rFonts w:ascii="Times New Roman" w:eastAsia="Times New Roman" w:hAnsi="Times New Roman" w:cs="Times New Roman"/>
          <w:color w:val="000000"/>
          <w:sz w:val="24"/>
          <w:szCs w:val="24"/>
          <w:lang w:eastAsia="en-AU"/>
        </w:rPr>
        <w:t xml:space="preserve">As this is a broad, comparative </w:t>
      </w:r>
      <w:commentRangeEnd w:id="93"/>
      <w:r w:rsidR="00FA581C">
        <w:rPr>
          <w:rStyle w:val="CommentReference"/>
        </w:rPr>
        <w:commentReference w:id="93"/>
      </w:r>
      <w:r>
        <w:rPr>
          <w:rFonts w:ascii="Times New Roman" w:eastAsia="Times New Roman" w:hAnsi="Times New Roman" w:cs="Times New Roman"/>
          <w:color w:val="000000"/>
          <w:sz w:val="24"/>
          <w:szCs w:val="24"/>
          <w:lang w:eastAsia="en-AU"/>
        </w:rPr>
        <w:t xml:space="preserve">study of simulated pathogen spread on 603 empirical networks across taxonomic groups, we made important simplifying assumptions. For example, as there were large differences in how the empirical network edges were weighted across taxa (e.g., some networks were weighted by contact duration and others by contact frequency) our approach treated all contacts as equal in unweighted networks, as is done in similar studies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{"citationID":"lkOdK4FT","properties":{"formattedCitation":"(Ames {\\i{}et al.} 2011; Sah {\\i{}et al.} 2017)","plainCitation":"(Ames et al. 2011; Sah et al. 2017)","noteIndex":0},"citationItems":[{"id":8165,"uris":["http://zotero.org/users/7391531/items/8YRHHEKK"],"itemData":{"id":8165,"type":"article-journal","abstract":"Recent studies have increasingly turned to graph theory to model more realistic contact structures that characterize disease spread. Because of the computational demands of these methods, many researchers have sought to use measures of network structure to modify analytically tractable differential equation models. Several of these studies have focused on the degree distribution of the contact network as the basis for their modifications. We show that although degree distribution is sufficient to predict disease behaviour on very sparse or very dense human contact networks, for intermediate density networks we must include information on clustering and path length to accurately predict disease behaviour. Using these three metrics, we were able to explain more than 98 per cent of the variation in endemic disease levels in our stochastic simulations.","container-title":"Proceedings of the Royal Society B: Biological Sciences","DOI":"10.1098/rspb.2011.0290","issue":"1724","note":"publisher: Royal Society","page":"3544-3550","source":"royalsocietypublishing.org (Atypon)","title":"Using network properties to predict disease dynamics on human contact networks","volume":"278","author":[{"family":"Ames","given":"Gregory M."},{"family":"George","given":"Dylan B."},{"family":"Hampson","given":"Christian P."},{"family":"Kanarek","given":"Andrew R."},{"family":"McBee","given":"Cayla D."},{"family":"Lockwood","given":"Dale R."},{"family":"Achter","given":"Jeffrey D."},{"family":"Webb","given":"Colleen T."}],"issued":{"date-parts":[["2011",12,7]]}}},{"id":8200,"uris":["http://zotero.org/users/7391531/items/JUE6HAV4"],"itemData":{"id":8200,"type":"article-journal","abstract":"Disease risk is a potential cost of group living. Although modular organization is thought to reduce this cost in animal societies, empirical evidence toward this hypothesis has been conflicting. We analyzed empirical social networks from 43 animal species to motivate our study of the epidemiological consequences of modular structure in animal societies. From these empirical studies, we identified the features of interaction patterns associated with network modularity and developed a theoretical network model to investigate when and how subdivisions in social networks influence disease dynamics. Contrary to prior work, we found that disease risk is largely unaffected by modular structure, although social networks beyond a modular threshold experience smaller disease burden and longer disease duration. Our results illustrate that the lowering of disease burden in highly modular social networks is driven by two mechanisms of modular organization: network fragmentation and subgroup cohesion. Highly fragmented social networks with cohesive subgroups are able to structurally trap infections within a few subgroups and also cause a structural delay to the spread of disease outbreaks. Finally, we show that network models incorporating modular structure are necessary only when prior knowledge suggests that interactions within the population are highly subdivided. Otherwise, null networks based on basic knowledge about group size and local contact heterogeneity may be sufficient when data-limited estimates of epidemic consequences are necessary. Overall, our work does not support the hypothesis that modular structure universally mitigates the disease impact of group living.","container-title":"Proceedings of the National Academy of Sciences","DOI":"10.1073/pnas.1613616114","ISSN":"0027-8424, 1091-6490","issue":"16","journalAbbreviation":"PNAS","language":"en","license":"©  . http://www.pnas.org/site/misc/userlicense.xhtml","note":"publisher: National Academy of Sciences\nsection: Biological Sciences\nPMID: 28373567","page":"4165-4170","source":"www.pnas.org","title":"Unraveling the disease consequences and mechanisms of modular structure in animal social networks","volume":"114","author":[{"family":"Sah","given":"Pratha"},{"family":"Leu","given":"Stephan T."},{"family":"Cross","given":"Paul C."},{"family":"Hudson","given":"Peter J."},{"family":"Bansal","given":"Shweta"}],"issued":{"date-parts":[["2017",4,18]]}}}],"schema":"https://github.com/citation-style-language/schema/raw/master/csl-citation.json"}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(Ames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2011; Sah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2017)</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We also simulated spread across static networks, making the assumptions (</w:t>
      </w:r>
      <w:proofErr w:type="spellStart"/>
      <w:r>
        <w:rPr>
          <w:rFonts w:ascii="Times New Roman" w:eastAsia="Times New Roman" w:hAnsi="Times New Roman" w:cs="Times New Roman"/>
          <w:color w:val="000000"/>
          <w:sz w:val="24"/>
          <w:szCs w:val="24"/>
          <w:lang w:eastAsia="en-AU"/>
        </w:rPr>
        <w:t>i</w:t>
      </w:r>
      <w:proofErr w:type="spellEnd"/>
      <w:r>
        <w:rPr>
          <w:rFonts w:ascii="Times New Roman" w:eastAsia="Times New Roman" w:hAnsi="Times New Roman" w:cs="Times New Roman"/>
          <w:color w:val="000000"/>
          <w:sz w:val="24"/>
          <w:szCs w:val="24"/>
          <w:lang w:eastAsia="en-AU"/>
        </w:rPr>
        <w:t xml:space="preserve">) that aggregated networks are representative or social </w:t>
      </w:r>
      <w:r>
        <w:rPr>
          <w:rFonts w:ascii="Times New Roman" w:eastAsia="Times New Roman" w:hAnsi="Times New Roman" w:cs="Times New Roman"/>
          <w:color w:val="000000"/>
          <w:sz w:val="24"/>
          <w:szCs w:val="24"/>
          <w:lang w:eastAsia="en-AU"/>
        </w:rPr>
        <w:lastRenderedPageBreak/>
        <w:t xml:space="preserve">patterns at </w:t>
      </w:r>
      <w:proofErr w:type="gramStart"/>
      <w:r>
        <w:rPr>
          <w:rFonts w:ascii="Times New Roman" w:eastAsia="Times New Roman" w:hAnsi="Times New Roman" w:cs="Times New Roman"/>
          <w:color w:val="000000"/>
          <w:sz w:val="24"/>
          <w:szCs w:val="24"/>
          <w:lang w:eastAsia="en-AU"/>
        </w:rPr>
        <w:t>epidemiologically-relevant</w:t>
      </w:r>
      <w:proofErr w:type="gramEnd"/>
      <w:r>
        <w:rPr>
          <w:rFonts w:ascii="Times New Roman" w:eastAsia="Times New Roman" w:hAnsi="Times New Roman" w:cs="Times New Roman"/>
          <w:color w:val="000000"/>
          <w:sz w:val="24"/>
          <w:szCs w:val="24"/>
          <w:lang w:eastAsia="en-AU"/>
        </w:rPr>
        <w:t xml:space="preserve"> timescales and (ii) that network change happens more slowly than pathogen spread. Including predictions of spread that account for the dynamic nature of contact structure and pathogen-mediated changes in behaviour is an important future extension of this work. However, applying dynamic network models such as temporal exponential random graph models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{"citationID":"oQ3fP7zk","properties":{"formattedCitation":"(Krivitsky &amp; Handcock 2014)","plainCitation":"(Krivitsky &amp; Handcock 2014)","noteIndex":0},"citationItems":[{"id":8239,"uris":["http://zotero.org/users/7391531/items/FVSI4YKL"],"itemData":{"id":8239,"type":"article-journal","abstract":"Models of dynamic networks - networks that evolve over time - have manifold applications. We develop a discrete-time generative model for social network evolution that inherits the richness and flexibility of the class of exponential-family random graph models. The model - a Separable Temporal ERGM (STERGM) - facilitates separable modeling of the tie duration distributions and the structural dynamics of tie formation. We develop likelihood-based inference for the model, and provide computational algorithms for maximum likelihood estimation. We illustrate the interpretability of the model in analyzing a longitudinal network of friendship ties within a school.","container-title":"Journal of the Royal Statistical Society. Series B, Statistical Methodology","DOI":"10.1111/rssb.12014","ISSN":"1369-7412","issue":"1","journalAbbreviation":"J R Stat Soc Series B Stat Methodol","language":"eng","note":"PMID: 24443639\nPMCID: PMC3891677","page":"29-46","source":"PubMed","title":"A Separable Model for Dynamic Networks","volume":"76","author":[{"family":"Krivitsky","given":"Pavel N."},{"family":"Handcock","given":"Mark S."}],"issued":{"date-parts":[["2014",1,1]]}}}],"schema":"https://github.com/citation-style-language/schema/raw/master/csl-citation.json"}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rPr>
        <w:t>(</w:t>
      </w:r>
      <w:proofErr w:type="spellStart"/>
      <w:r w:rsidR="00742913" w:rsidRPr="00742913">
        <w:rPr>
          <w:rFonts w:ascii="Times New Roman" w:hAnsi="Times New Roman" w:cs="Times New Roman"/>
          <w:sz w:val="24"/>
        </w:rPr>
        <w:t>Krivitsky</w:t>
      </w:r>
      <w:proofErr w:type="spellEnd"/>
      <w:r w:rsidR="00742913" w:rsidRPr="00742913">
        <w:rPr>
          <w:rFonts w:ascii="Times New Roman" w:hAnsi="Times New Roman" w:cs="Times New Roman"/>
          <w:sz w:val="24"/>
        </w:rPr>
        <w:t xml:space="preserve"> &amp; Handcock 2014)</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to estimate spread is computationally demanding and challenging in a comparative setting due to idiosyncrasies in the model-fitting process. While of high predictive value, our models did not capture all aspects of uncertainty. For example, we assumed each network was fully described, with no missing nodes or edges, which is almost always not the case for wildlife studies. How sensitive spectral properties are to missing data is an open question. However, promisingly, removing edges from ecological networks with high Fiedler values does not appear to strongly impact the stability of the network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{"citationID":"vDkAeL6a","properties":{"formattedCitation":"(Kumar {\\i{}et al.} 2019)","plainCitation":"(Kumar et al. 2019)","noteIndex":0},"citationItems":[{"id":8189,"uris":["http://zotero.org/users/7391531/items/BLZAU9QU"],"itemData":{"id":8189,"type":"article-journal","abstract":"The loss of dispersal connections between habitat patches may destabilize populations in a patched ecological network. This work studies the stability of populations when one or more communication links is removed. An example is finding the alignment of a highway through a patched forest containing a network of metapopulations in the patches. This problem is modelled as that of finding a stable cut of the graph induced by the metapopulations network, where nodes represent the habitat patches and the weighted edges model the dispersal between habitat patches. A reaction–diffusion system on the graph models the dynamics of the predator–prey system over the patched ecological network. The graph Laplacian's Fiedler value, which indicates the well-connectedness of the graph, is shown to affect the stability of the metapopulations. We show that, when the Fiedler value is sufficiently large, the removal of edges without destabilizing the dynamics of the network is possible. We give an exhaustive graph partitioning procedure, which is suitable for smaller networks and uses the criterion for both the local and global stability of populations in partitioned networks. A heuristic graph bisection algorithm that preserves the preassigned lower bound for the Fiedler value is proposed for larger networks and is illustrated with examples.","container-title":"Proceedings. Mathematical, Physical, and Engineering Sciences","DOI":"10.1098/rspa.2018.0524","ISSN":"1364-5021","issue":"2223","journalAbbreviation":"Proc Math Phys Eng Sci","note":"PMID: 31007543\nPMCID: PMC6451970","page":"20180524","source":"PubMed Central","title":"Partitioning a reaction–diffusion ecological network for dynamic stability","volume":"475","author":[{"family":"Kumar","given":"Dinesh"},{"family":"Gupta","given":"Jatin"},{"family":"Raha","given":"Soumyendu"}],"issued":{"date-parts":[["2019",3]]}}}],"schema":"https://github.com/citation-style-language/schema/raw/master/csl-citation.json"}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(Kumar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2019)</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w:t>
      </w:r>
    </w:p>
    <w:p w14:paraId="419D028C" w14:textId="77777777" w:rsidR="00164936" w:rsidRDefault="00164936">
      <w:pPr>
        <w:spacing w:line="480" w:lineRule="auto"/>
        <w:rPr>
          <w:rFonts w:ascii="Times New Roman" w:eastAsia="Times New Roman" w:hAnsi="Times New Roman" w:cs="Times New Roman"/>
          <w:color w:val="000000"/>
          <w:sz w:val="24"/>
          <w:szCs w:val="24"/>
          <w:lang w:eastAsia="en-AU"/>
        </w:rPr>
      </w:pPr>
    </w:p>
    <w:p w14:paraId="3F779238" w14:textId="35442142" w:rsidR="00164936" w:rsidRDefault="00DE4A8E">
      <w:pPr>
        <w:spacing w:line="48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Another limitation of this study is that our models did not account for uncertainty in predictions. Currently, more probabilistic models such as BART (Bayesian Additive Regression Trees)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{"citationID":"OmQxiiJn","properties":{"formattedCitation":"(Carlson 2020)","plainCitation":"(Carlson 2020)","noteIndex":0},"citationItems":[{"id":2708,"uris":["http://zotero.org/users/7391531/items/GLKKW6DQ"],"itemData":{"id":2708,"type":"article-journal","abstract":"embarcadero is an r package of convenience tools for species distribution modelling (SDM) with Bayesian additive regression trees (BART), a powerful machine learning approach that has been rarely applied to ecological problems. Like other classification and regression tree methods, BART estimates the probability of a binary outcome based on a set of decision trees. Unlike other methods, BART iteratively generates sets of trees based on a set of priors about tree structure and nodes, and builds a posterior distribution of estimated classification probabilities. So far, BARTs have yet to be applied to SDM. embarcadero is a workflow wrapper for BART species distribution models, and includes functionality for easy spartial prediction, an automated variable selection procedure, several types of partial dependence visualization and other tools for ecological application. The embarcadero package is an open source and available on Github. To show how embarcadero can be used by ecologists, I illustrate a BART workflow for a virtual species distribution model. The supplement includes a more advanced vignette showing how BART can be used for mapping disease transmission risk, using the example of Crimean–Congo haemorrhagic fever in Africa.","container-title":"Methods in Ecology and Evolution","DOI":"10.1111/2041-210X.13389","ISSN":"2041-210X","issue":"7","note":"publisher: British Ecological Society","page":"850–858","title":"embarcadero: Species distribution modelling with Bayesian additive regression trees in R","volume":"11","author":[{"family":"Carlson","given":"Colin J."}],"editor":[{"family":"Price","given":"Samantha"}],"issued":{"date-parts":[["2020",7]]}}}],"schema":"https://github.com/citation-style-language/schema/raw/master/csl-citation.json"}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rPr>
        <w:t>(Carlson 2020)</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are not available in the </w:t>
      </w:r>
      <w:proofErr w:type="spellStart"/>
      <w:r>
        <w:rPr>
          <w:rFonts w:ascii="Times New Roman" w:eastAsia="Times New Roman" w:hAnsi="Times New Roman" w:cs="Times New Roman"/>
          <w:i/>
          <w:iCs/>
          <w:color w:val="000000"/>
          <w:sz w:val="24"/>
          <w:szCs w:val="24"/>
          <w:lang w:eastAsia="en-AU"/>
        </w:rPr>
        <w:t>MrIML</w:t>
      </w:r>
      <w:proofErr w:type="spellEnd"/>
      <w:r>
        <w:rPr>
          <w:rFonts w:ascii="Times New Roman" w:eastAsia="Times New Roman" w:hAnsi="Times New Roman" w:cs="Times New Roman"/>
          <w:color w:val="000000"/>
          <w:sz w:val="24"/>
          <w:szCs w:val="24"/>
          <w:lang w:eastAsia="en-AU"/>
        </w:rPr>
        <w:t xml:space="preserve"> framework, but future extensions may allow for methods such as BART to be incorporated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{"citationID":"22EoD8te","properties":{"formattedCitation":"(Fountain-Jones {\\i{}et al.} 2021)","plainCitation":"(Fountain-Jones et al. 2021)","noteIndex":0},"citationItems":[{"id":2913,"uris":["http://zotero.org/users/7391531/items/X2XNWJIN"],"itemData":{"id":2913,"type":"article-journal","abstract":"We introduce a new R package ‘MrIML’ (Multi-response Interpretable\nMachine Learning). MrIML provides a powerful and interpretable framework\nthat enables users to harness recent advances in machine learning to map\nmulti-locus genomic relationships, to identify loci of interest for\nfuture landscape genetics studies and to gain new insights into\nadaptation across environmental gradients. Relationships between genetic\nchange and environment are often non-linear, interactive and\nautocorrelated. Our package helps capture this complexity and offers\nfunctions that construct, fit and conduct inference on a wide range of\nhighly flexible models that are routinely used for single-locus\nlandscape genetics studies but are rarely extended to estimate response\nfunctions for multiple loci. To demonstrate the package’s broad\nfunctionality, we test its ability to recover landscape relationships\nfrom simulated genomic data. We also apply the package to two empirical\ncase studies. In the first we estimate variation in the population-level\ngenetic composition of North American balsam poplar (Populus\nbalsamifera, Salicaceae) and in the second we recover individual-level\nlandscapes while estimating host drivers of feline immunodeficiency\nvirus genetic spread in bobcats (Lynx rufus). The ability to model\nthousands of loci collectively and compare models from linear regression\nto extreme gradient boosting, within the same analytical framework, has\nthe potential to be transformative. The MrIML framework is also\nextendable and not limited to mapping genetic change, for example, it\ncan be used to quantify the environmental driver sof microbiomes and\ncoinfection dynamics.","container-title":"Molecular Ecology Resources","DOI":"10.22541/au.160855820.09604024/v1","page":"2766-2781","source":"DOI.org (Crossref)","title":"MrIML: Multi-response interpretable machine learning to map genomic landscapes","title-short":"MrIML","volume":"21","author":[{"family":"Fountain-Jones","given":"Nichola"},{"family":"Kozakiewicz","given":"Christopher"},{"family":"Forester","given":"Brenna"},{"family":"Landguth","given":"Erin"},{"family":"Carver","given":"Scott"},{"family":"Charleston","given":"Michael"},{"family":"Gagne","given":"Roderick"},{"family":"Greenwell","given":"Brandon"},{"family":"Kraberger","given":"Simona"},{"family":"Trumbo","given":"Daryl"},{"family":"Mayer","given":"Michael"},{"family":"Clark","given":"Nicholas"},{"family":"Machado","given":"Gustavo"}],"issued":{"date-parts":[["2021",8,21]]}}}],"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(Fountain-Jones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2021)</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However, one advantage of our approach is that for the RF model (proportion infected), host species (and the other categorical variables, see Table S3) could be added as a categorical predictor rather than hot-encoded set of 43 predictors (one binary predictor for each species (-1)). This simplified interpretations about how host species affect pathogen spread differently, while accounting for nonindependence of intra-species networks (e.g., networks for host species A from different populations of that species or from different timepoints)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{"citationID":"G0viFVjP","properties":{"formattedCitation":"(Sah {\\i{}et al.} 2019)","plainCitation":"(Sah et al. 2019)","noteIndex":0},"citationItems":[{"id":8182,"uris":["http://zotero.org/users/7391531/items/AALMWEWH"],"itemData":{"id":8182,"type":"article-journal","abstract":"Social network analysis is an invaluable tool to understand the patterns, evolution, and consequences of sociality. Comparative studies over a range of social systems across multiple taxonomic groups are particularly valuable. Such studies however require quantitative social association or interaction data across multiple species which is not easily available. We introduce the Animal Social Network Repository (ASNR) as the first multi-taxonomic repository that collates 790 social networks from more than 45 species, including those of mammals, reptiles, fish, birds, and insects. The repository was created by consolidating social network datasets from the literature on wild and captive animals into a consistent and easy-to-use network data format. The repository is archived at https://bansallab.github.io/asnr/. ASNR has tremendous research potential, including testing hypotheses in the fields of animal ecology, social behavior, epidemiology and evolutionary biology.","container-title":"Scientific Data","DOI":"10.1038/s41597-019-0056-z","ISSN":"2052-4463","issue":"1","journalAbbreviation":"Sci Data","language":"en","license":"2019 The Author(s)","note":"number: 1\npublisher: Nature Publishing Group","page":"44","source":"www.nature.com","title":"A multi-species repository of social networks","volume":"6","author":[{"family":"Sah","given":"Pratha"},{"family":"Méndez","given":"José David"},{"family":"Bansal","given":"Shweta"}],"issued":{"date-parts":[["2019",4,29]]}}}],"schema":"https://github.com/citation-style-language/schema/raw/master/csl-citation.json"}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(Sah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2019)</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A large proportion of the networks (~150) came from one taxon (</w:t>
      </w:r>
      <w:r>
        <w:rPr>
          <w:rFonts w:ascii="Times New Roman" w:eastAsia="Times New Roman" w:hAnsi="Times New Roman" w:cs="Times New Roman"/>
          <w:i/>
          <w:iCs/>
          <w:color w:val="000000"/>
          <w:sz w:val="24"/>
          <w:szCs w:val="24"/>
          <w:lang w:eastAsia="en-AU"/>
        </w:rPr>
        <w:t>C. fellah</w:t>
      </w:r>
      <w:r>
        <w:rPr>
          <w:rFonts w:ascii="Times New Roman" w:eastAsia="Times New Roman" w:hAnsi="Times New Roman" w:cs="Times New Roman"/>
          <w:color w:val="000000"/>
          <w:sz w:val="24"/>
          <w:szCs w:val="24"/>
          <w:lang w:eastAsia="en-AU"/>
        </w:rPr>
        <w:t xml:space="preserve">); removing this one taxon did not qualitatively change our findings. While this </w:t>
      </w:r>
      <w:r>
        <w:rPr>
          <w:rFonts w:ascii="Times New Roman" w:eastAsia="Times New Roman" w:hAnsi="Times New Roman" w:cs="Times New Roman"/>
          <w:color w:val="000000"/>
          <w:sz w:val="24"/>
          <w:szCs w:val="24"/>
          <w:lang w:eastAsia="en-AU"/>
        </w:rPr>
        <w:lastRenderedPageBreak/>
        <w:t>study demonstrates the power of repositories such as the ASNR, there are large biases in the taxa covered that must be accounted for in model structure. Starting to fill in these taxonomic gaps in a systematic way will increase the utility of comparative approaches such as ours and make them generalizable across taxa and populations.</w:t>
      </w:r>
    </w:p>
    <w:p w14:paraId="6931549E" w14:textId="77777777" w:rsidR="00164936" w:rsidRDefault="00164936">
      <w:pPr>
        <w:rPr>
          <w:rFonts w:ascii="Times New Roman" w:hAnsi="Times New Roman" w:cs="Times New Roman"/>
          <w:b/>
          <w:bCs/>
          <w:sz w:val="24"/>
          <w:szCs w:val="24"/>
        </w:rPr>
      </w:pPr>
    </w:p>
    <w:p w14:paraId="24882F48" w14:textId="56325D60" w:rsidR="00164936" w:rsidRDefault="00DE4A8E">
      <w:pPr>
        <w:spacing w:after="0" w:line="48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This paper provides a significant step towards a spectral understanding of pathogen spread in animal networks. </w:t>
      </w:r>
      <w:proofErr w:type="gramStart"/>
      <w:r>
        <w:rPr>
          <w:rFonts w:ascii="Times New Roman" w:eastAsia="Times New Roman" w:hAnsi="Times New Roman" w:cs="Times New Roman"/>
          <w:color w:val="000000"/>
          <w:sz w:val="24"/>
          <w:szCs w:val="24"/>
          <w:lang w:eastAsia="en-AU"/>
        </w:rPr>
        <w:t>In particular, we</w:t>
      </w:r>
      <w:proofErr w:type="gramEnd"/>
      <w:r>
        <w:rPr>
          <w:rFonts w:ascii="Times New Roman" w:eastAsia="Times New Roman" w:hAnsi="Times New Roman" w:cs="Times New Roman"/>
          <w:color w:val="000000"/>
          <w:sz w:val="24"/>
          <w:szCs w:val="24"/>
          <w:lang w:eastAsia="en-AU"/>
        </w:rPr>
        <w:t xml:space="preserve"> show that the spectral radius of an animal network is a powerful predictor of spread for diverse hosts and pathogens that can be a valuable shortcut for stakeholders to understand the vulnerability of animal networks to disease. We also demonstrate how multivariate interpretable machine learning models can provide novel insights into spread across scales. Moreover, this study identified the key axes of network structural variation across the animal kingdom that can inform future comparative network research. As rapid advances in location-based tracking and bio-logging </w:t>
      </w:r>
      <w: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{"citationID":"2VJKSWHR","properties":{"formattedCitation":"(Katzner &amp; Arlettaz 2020)","plainCitation":"(Katzner &amp; Arlettaz 2020)","noteIndex":0},"citationItems":[{"id":8237,"uris":["http://zotero.org/users/7391531/items/UJ3B4HNG"],"itemData":{"id":8237,"type":"article-journal","abstract":"The use of animal-born sensors for location-based tracking and bio-logging in terrestrial systems has expanded dramatically in the past 10 years. This rapid expansion has generated new data on how animals interact with and respond to variation in their environment, resulting in important ecological, physiological, and evolutionary insights. Although understanding the finer details of animal locations has important management relevance, applied studies are not prominent in the movement ecology literature. This is despite the long history of applied studies of animal movement and the urgent and growing need for evidence-based conservation guidance, especially in the challenging field of human-wildlife interactions. The goal of this review is to evaluate the realized contribution of tracking-based animal movement ecology to solving specific conservation problems, and to identify barriers that may hinder expansion of that contribution. To do this, we (a) briefly review the history and technologies used in animal tracking and bio-logging, (b) use a series of literature searches to evaluate the frequency with which movement ecology studies are designed to solve specific conservation problems, and (c) use this information to identify challenges that may limit the applied relevance of the field of movement ecology, and to propose pathways to expand that applied relevance. Our literature review quantifies the limited extent to which research in the field of movement ecology is designed to solve specific conservation problems, but also the fact that such studies are slowly becoming more prevalent. We discuss how barriers that limit application of these principles are likely due to constraints imposed by the types of data used commonly in the field. Problems of scale mismatch, error compounding, and data paucity all create challenges that are relevant to the field of movement ecology but may be especially pertinent in applied situations. Finding solutions to these problems will create new opportunity for movement ecologists to contribute to conservation science.","container-title":"Frontiers in Ecology and Evolution","ISSN":"2296-701X","source":"Frontiers","title":"Evaluating contributions of recent tracking-based animal movement ecology to conservation management","URL":"https://www.frontiersin.org/article/10.3389/fevo.2019.00519","volume":"7","author":[{"family":"Katzner","given":"Todd E."},{"family":"Arlettaz","given":"Raphaël"}],"accessed":{"date-parts":[["2022",4,11]]},"issued":{"date-parts":[["2020"]]}}}],"schema":"https://github.com/citation-style-language/schema/raw/master/csl-citation.json"}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rPr>
        <w:t>(</w:t>
      </w:r>
      <w:proofErr w:type="spellStart"/>
      <w:r w:rsidR="00742913" w:rsidRPr="00742913">
        <w:rPr>
          <w:rFonts w:ascii="Times New Roman" w:hAnsi="Times New Roman" w:cs="Times New Roman"/>
          <w:sz w:val="24"/>
        </w:rPr>
        <w:t>Katzner</w:t>
      </w:r>
      <w:proofErr w:type="spellEnd"/>
      <w:r w:rsidR="00742913" w:rsidRPr="00742913">
        <w:rPr>
          <w:rFonts w:ascii="Times New Roman" w:hAnsi="Times New Roman" w:cs="Times New Roman"/>
          <w:sz w:val="24"/>
        </w:rPr>
        <w:t xml:space="preserve"> &amp; </w:t>
      </w:r>
      <w:proofErr w:type="spellStart"/>
      <w:r w:rsidR="00742913" w:rsidRPr="00742913">
        <w:rPr>
          <w:rFonts w:ascii="Times New Roman" w:hAnsi="Times New Roman" w:cs="Times New Roman"/>
          <w:sz w:val="24"/>
        </w:rPr>
        <w:t>Arlettaz</w:t>
      </w:r>
      <w:proofErr w:type="spellEnd"/>
      <w:r w:rsidR="00742913" w:rsidRPr="00742913">
        <w:rPr>
          <w:rFonts w:ascii="Times New Roman" w:hAnsi="Times New Roman" w:cs="Times New Roman"/>
          <w:sz w:val="24"/>
        </w:rPr>
        <w:t xml:space="preserve"> 2020)</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make network data more readily available to wildlife managers, approaches like this one will be of increasing value. </w:t>
      </w:r>
    </w:p>
    <w:p w14:paraId="178A96A1" w14:textId="77777777" w:rsidR="00164936" w:rsidRDefault="00164936">
      <w:pPr>
        <w:rPr>
          <w:rFonts w:ascii="Times New Roman" w:hAnsi="Times New Roman" w:cs="Times New Roman"/>
          <w:b/>
          <w:bCs/>
          <w:sz w:val="24"/>
          <w:szCs w:val="24"/>
        </w:rPr>
      </w:pPr>
    </w:p>
    <w:p w14:paraId="051FD324" w14:textId="77777777" w:rsidR="00117684" w:rsidRDefault="00117684">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7F061F73" w14:textId="77777777" w:rsidR="00164936" w:rsidRDefault="00DE4A8E">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Acknowledgements</w:t>
      </w:r>
    </w:p>
    <w:p w14:paraId="25FBDE3A" w14:textId="69BF6532" w:rsidR="006D29CE" w:rsidRDefault="00DE4A8E">
      <w:pPr>
        <w:spacing w:line="480" w:lineRule="auto"/>
        <w:rPr>
          <w:ins w:id="94" w:author="Nicholas Fountain-Jones" w:date="2022-10-12T16:33:00Z"/>
          <w:rFonts w:ascii="Times New Roman" w:hAnsi="Times New Roman" w:cs="Times New Roman"/>
          <w:sz w:val="24"/>
          <w:szCs w:val="24"/>
        </w:rPr>
      </w:pPr>
      <w:r>
        <w:rPr>
          <w:rFonts w:ascii="Times New Roman" w:hAnsi="Times New Roman" w:cs="Times New Roman"/>
          <w:sz w:val="24"/>
          <w:szCs w:val="24"/>
        </w:rPr>
        <w:t xml:space="preserve">This project was supported by an Australian Research Council Discovery Project Grant (DP190102020). We would also like to thank Prof. </w:t>
      </w:r>
      <w:proofErr w:type="spellStart"/>
      <w:r>
        <w:rPr>
          <w:rFonts w:ascii="Times New Roman" w:hAnsi="Times New Roman" w:cs="Times New Roman"/>
          <w:sz w:val="24"/>
          <w:szCs w:val="24"/>
        </w:rPr>
        <w:t>Menna</w:t>
      </w:r>
      <w:proofErr w:type="spellEnd"/>
      <w:r>
        <w:rPr>
          <w:rFonts w:ascii="Times New Roman" w:hAnsi="Times New Roman" w:cs="Times New Roman"/>
          <w:sz w:val="24"/>
          <w:szCs w:val="24"/>
        </w:rPr>
        <w:t xml:space="preserve"> Jones and Prof. Sue </w:t>
      </w:r>
      <w:proofErr w:type="spellStart"/>
      <w:r>
        <w:rPr>
          <w:rFonts w:ascii="Times New Roman" w:hAnsi="Times New Roman" w:cs="Times New Roman"/>
          <w:sz w:val="24"/>
          <w:szCs w:val="24"/>
        </w:rPr>
        <w:t>VandeWoude</w:t>
      </w:r>
      <w:proofErr w:type="spellEnd"/>
      <w:r>
        <w:rPr>
          <w:rFonts w:ascii="Times New Roman" w:hAnsi="Times New Roman" w:cs="Times New Roman"/>
          <w:sz w:val="24"/>
          <w:szCs w:val="24"/>
        </w:rPr>
        <w:t xml:space="preserve"> for their support and comments on this manuscript.</w:t>
      </w:r>
    </w:p>
    <w:p w14:paraId="6E9A222D" w14:textId="77777777" w:rsidR="00A92DED" w:rsidRDefault="00A92DED">
      <w:pPr>
        <w:spacing w:line="480" w:lineRule="auto"/>
        <w:rPr>
          <w:ins w:id="95" w:author="Nicholas Fountain-Jones" w:date="2022-10-12T16:26:00Z"/>
          <w:rFonts w:ascii="Times New Roman" w:hAnsi="Times New Roman" w:cs="Times New Roman"/>
          <w:sz w:val="24"/>
          <w:szCs w:val="24"/>
        </w:rPr>
      </w:pPr>
    </w:p>
    <w:p w14:paraId="42C72A6D" w14:textId="3B6DE816" w:rsidR="006D29CE" w:rsidRPr="006D29CE" w:rsidDel="00A92DED" w:rsidRDefault="006D29CE">
      <w:pPr>
        <w:spacing w:line="480" w:lineRule="auto"/>
        <w:rPr>
          <w:del w:id="96" w:author="Nicholas Fountain-Jones" w:date="2022-10-12T16:34:00Z"/>
          <w:rFonts w:ascii="Times New Roman" w:hAnsi="Times New Roman" w:cs="Times New Roman"/>
          <w:b/>
          <w:bCs/>
          <w:sz w:val="24"/>
          <w:szCs w:val="24"/>
          <w:rPrChange w:id="97" w:author="Nicholas Fountain-Jones" w:date="2022-10-12T16:27:00Z">
            <w:rPr>
              <w:del w:id="98" w:author="Nicholas Fountain-Jones" w:date="2022-10-12T16:34:00Z"/>
              <w:rFonts w:ascii="Times New Roman" w:hAnsi="Times New Roman" w:cs="Times New Roman"/>
              <w:sz w:val="24"/>
              <w:szCs w:val="24"/>
            </w:rPr>
          </w:rPrChange>
        </w:rPr>
      </w:pPr>
      <w:ins w:id="99" w:author="Nicholas Fountain-Jones" w:date="2022-10-12T16:26:00Z">
        <w:r w:rsidRPr="006D29CE">
          <w:rPr>
            <w:rFonts w:ascii="Times New Roman" w:hAnsi="Times New Roman" w:cs="Times New Roman"/>
            <w:b/>
            <w:bCs/>
            <w:sz w:val="24"/>
            <w:szCs w:val="24"/>
            <w:rPrChange w:id="100" w:author="Nicholas Fountain-Jones" w:date="2022-10-12T16:27:00Z">
              <w:rPr>
                <w:rFonts w:ascii="Times New Roman" w:hAnsi="Times New Roman" w:cs="Times New Roman"/>
                <w:sz w:val="24"/>
                <w:szCs w:val="24"/>
              </w:rPr>
            </w:rPrChange>
          </w:rPr>
          <w:t xml:space="preserve">Data </w:t>
        </w:r>
        <w:proofErr w:type="spellStart"/>
        <w:r w:rsidRPr="006D29CE">
          <w:rPr>
            <w:rFonts w:ascii="Times New Roman" w:hAnsi="Times New Roman" w:cs="Times New Roman"/>
            <w:b/>
            <w:bCs/>
            <w:sz w:val="24"/>
            <w:szCs w:val="24"/>
            <w:rPrChange w:id="101" w:author="Nicholas Fountain-Jones" w:date="2022-10-12T16:27:00Z">
              <w:rPr>
                <w:rFonts w:ascii="Times New Roman" w:hAnsi="Times New Roman" w:cs="Times New Roman"/>
                <w:sz w:val="24"/>
                <w:szCs w:val="24"/>
              </w:rPr>
            </w:rPrChange>
          </w:rPr>
          <w:t>stat</w:t>
        </w:r>
      </w:ins>
      <w:ins w:id="102" w:author="Nicholas Fountain-Jones" w:date="2022-10-12T16:27:00Z">
        <w:r w:rsidRPr="006D29CE">
          <w:rPr>
            <w:rFonts w:ascii="Times New Roman" w:hAnsi="Times New Roman" w:cs="Times New Roman"/>
            <w:b/>
            <w:bCs/>
            <w:sz w:val="24"/>
            <w:szCs w:val="24"/>
            <w:rPrChange w:id="103" w:author="Nicholas Fountain-Jones" w:date="2022-10-12T16:27:00Z">
              <w:rPr>
                <w:rFonts w:ascii="Times New Roman" w:hAnsi="Times New Roman" w:cs="Times New Roman"/>
                <w:sz w:val="24"/>
                <w:szCs w:val="24"/>
              </w:rPr>
            </w:rPrChange>
          </w:rPr>
          <w:t>ement</w:t>
        </w:r>
      </w:ins>
    </w:p>
    <w:p w14:paraId="4E5B7186" w14:textId="0A48468B" w:rsidR="001B115E" w:rsidRDefault="00A92DED" w:rsidP="00A92DED">
      <w:pPr>
        <w:spacing w:line="480" w:lineRule="auto"/>
        <w:rPr>
          <w:rFonts w:ascii="Times New Roman" w:hAnsi="Times New Roman" w:cs="Times New Roman"/>
          <w:sz w:val="24"/>
          <w:szCs w:val="24"/>
        </w:rPr>
        <w:pPrChange w:id="104" w:author="Nicholas Fountain-Jones" w:date="2022-10-12T16:34:00Z">
          <w:pPr>
            <w:spacing w:after="0" w:line="240" w:lineRule="auto"/>
          </w:pPr>
        </w:pPrChange>
      </w:pPr>
      <w:ins w:id="105" w:author="Nicholas Fountain-Jones" w:date="2022-10-12T16:34:00Z">
        <w:r>
          <w:rPr>
            <w:rFonts w:ascii="Times New Roman" w:hAnsi="Times New Roman" w:cs="Times New Roman"/>
            <w:sz w:val="24"/>
            <w:szCs w:val="24"/>
          </w:rPr>
          <w:t>All</w:t>
        </w:r>
        <w:proofErr w:type="spellEnd"/>
        <w:r>
          <w:rPr>
            <w:rFonts w:ascii="Times New Roman" w:hAnsi="Times New Roman" w:cs="Times New Roman"/>
            <w:sz w:val="24"/>
            <w:szCs w:val="24"/>
          </w:rPr>
          <w:t xml:space="preserve"> data and code to perform the analysis can be found at </w:t>
        </w:r>
        <w:r>
          <w:fldChar w:fldCharType="begin"/>
        </w:r>
        <w:r>
          <w:instrText xml:space="preserve"> HYPERLINK "https://github.com/nfj1380/igraphEpi" \h </w:instrText>
        </w:r>
        <w:r>
          <w:fldChar w:fldCharType="separate"/>
        </w:r>
        <w:r>
          <w:rPr>
            <w:rStyle w:val="Hyperlink"/>
            <w:rFonts w:ascii="Times New Roman" w:hAnsi="Times New Roman" w:cs="Times New Roman"/>
            <w:sz w:val="24"/>
            <w:szCs w:val="24"/>
          </w:rPr>
          <w:t>https://github.com/nfj1380/igraphEpi</w:t>
        </w:r>
        <w:r>
          <w:rPr>
            <w:rStyle w:val="Hyperlink"/>
            <w:rFonts w:ascii="Times New Roman" w:hAnsi="Times New Roman" w:cs="Times New Roman"/>
            <w:sz w:val="24"/>
            <w:szCs w:val="24"/>
          </w:rPr>
          <w:fldChar w:fldCharType="end"/>
        </w:r>
        <w:r>
          <w:rPr>
            <w:rFonts w:ascii="Times New Roman" w:hAnsi="Times New Roman" w:cs="Times New Roman"/>
            <w:sz w:val="24"/>
            <w:szCs w:val="24"/>
          </w:rPr>
          <w:t xml:space="preserve"> </w:t>
        </w:r>
      </w:ins>
      <w:r w:rsidR="001B115E">
        <w:rPr>
          <w:rFonts w:ascii="Times New Roman" w:hAnsi="Times New Roman" w:cs="Times New Roman"/>
          <w:sz w:val="24"/>
          <w:szCs w:val="24"/>
        </w:rPr>
        <w:br w:type="page"/>
      </w:r>
    </w:p>
    <w:p w14:paraId="53E631D3" w14:textId="77777777" w:rsidR="00164936" w:rsidRDefault="00DE4A8E">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7D628D70" w14:textId="77777777" w:rsidR="00F07CFE" w:rsidRPr="00F07CFE" w:rsidRDefault="00DE4A8E" w:rsidP="00F07CFE">
      <w:pPr>
        <w:pStyle w:val="Bibliography"/>
        <w:rPr>
          <w:rFonts w:ascii="Times New Roman" w:hAnsi="Times New Roman" w:cs="Times New Roman"/>
          <w:sz w:val="24"/>
        </w:rPr>
      </w:pPr>
      <w:r>
        <w:fldChar w:fldCharType="begin"/>
      </w:r>
      <w:r w:rsidR="00742913">
        <w:instrText xml:space="preserve"> ADDIN ZOTERO_BIBL {"uncited":[],"omitted":[],"custom":[]} CSL_BIBLIOGRAPHY </w:instrText>
      </w:r>
      <w:r>
        <w:fldChar w:fldCharType="separate"/>
      </w:r>
      <w:r w:rsidR="00F07CFE" w:rsidRPr="00F07CFE">
        <w:rPr>
          <w:rFonts w:ascii="Times New Roman" w:hAnsi="Times New Roman" w:cs="Times New Roman"/>
          <w:sz w:val="24"/>
        </w:rPr>
        <w:t xml:space="preserve">Ames, G.M., George, D.B., Hampson, C.P., </w:t>
      </w:r>
      <w:proofErr w:type="spellStart"/>
      <w:r w:rsidR="00F07CFE" w:rsidRPr="00F07CFE">
        <w:rPr>
          <w:rFonts w:ascii="Times New Roman" w:hAnsi="Times New Roman" w:cs="Times New Roman"/>
          <w:sz w:val="24"/>
        </w:rPr>
        <w:t>Kanarek</w:t>
      </w:r>
      <w:proofErr w:type="spellEnd"/>
      <w:r w:rsidR="00F07CFE" w:rsidRPr="00F07CFE">
        <w:rPr>
          <w:rFonts w:ascii="Times New Roman" w:hAnsi="Times New Roman" w:cs="Times New Roman"/>
          <w:sz w:val="24"/>
        </w:rPr>
        <w:t xml:space="preserve">, A.R., </w:t>
      </w:r>
      <w:proofErr w:type="spellStart"/>
      <w:r w:rsidR="00F07CFE" w:rsidRPr="00F07CFE">
        <w:rPr>
          <w:rFonts w:ascii="Times New Roman" w:hAnsi="Times New Roman" w:cs="Times New Roman"/>
          <w:sz w:val="24"/>
        </w:rPr>
        <w:t>McBee</w:t>
      </w:r>
      <w:proofErr w:type="spellEnd"/>
      <w:r w:rsidR="00F07CFE" w:rsidRPr="00F07CFE">
        <w:rPr>
          <w:rFonts w:ascii="Times New Roman" w:hAnsi="Times New Roman" w:cs="Times New Roman"/>
          <w:sz w:val="24"/>
        </w:rPr>
        <w:t xml:space="preserve">, C.D., Lockwood, D.R., </w:t>
      </w:r>
      <w:r w:rsidR="00F07CFE" w:rsidRPr="00F07CFE">
        <w:rPr>
          <w:rFonts w:ascii="Times New Roman" w:hAnsi="Times New Roman" w:cs="Times New Roman"/>
          <w:i/>
          <w:iCs/>
          <w:sz w:val="24"/>
        </w:rPr>
        <w:t>et al.</w:t>
      </w:r>
      <w:r w:rsidR="00F07CFE" w:rsidRPr="00F07CFE">
        <w:rPr>
          <w:rFonts w:ascii="Times New Roman" w:hAnsi="Times New Roman" w:cs="Times New Roman"/>
          <w:sz w:val="24"/>
        </w:rPr>
        <w:t xml:space="preserve"> (2011). Using network properties to predict disease dynamics on human contact networks. </w:t>
      </w:r>
      <w:r w:rsidR="00F07CFE" w:rsidRPr="00F07CFE">
        <w:rPr>
          <w:rFonts w:ascii="Times New Roman" w:hAnsi="Times New Roman" w:cs="Times New Roman"/>
          <w:i/>
          <w:iCs/>
          <w:sz w:val="24"/>
        </w:rPr>
        <w:t>Proceedings of the Royal Society B: Biological Sciences</w:t>
      </w:r>
      <w:r w:rsidR="00F07CFE" w:rsidRPr="00F07CFE">
        <w:rPr>
          <w:rFonts w:ascii="Times New Roman" w:hAnsi="Times New Roman" w:cs="Times New Roman"/>
          <w:sz w:val="24"/>
        </w:rPr>
        <w:t>, 278, 3544–3550.</w:t>
      </w:r>
    </w:p>
    <w:p w14:paraId="48D8F574" w14:textId="77777777" w:rsidR="00F07CFE" w:rsidRPr="00F07CFE" w:rsidRDefault="00F07CFE" w:rsidP="00F07CFE">
      <w:pPr>
        <w:pStyle w:val="Bibliography"/>
        <w:rPr>
          <w:rFonts w:ascii="Times New Roman" w:hAnsi="Times New Roman" w:cs="Times New Roman"/>
          <w:sz w:val="24"/>
        </w:rPr>
      </w:pPr>
      <w:proofErr w:type="spellStart"/>
      <w:r w:rsidRPr="00F07CFE">
        <w:rPr>
          <w:rFonts w:ascii="Times New Roman" w:hAnsi="Times New Roman" w:cs="Times New Roman"/>
          <w:sz w:val="24"/>
        </w:rPr>
        <w:t>Apley</w:t>
      </w:r>
      <w:proofErr w:type="spellEnd"/>
      <w:r w:rsidRPr="00F07CFE">
        <w:rPr>
          <w:rFonts w:ascii="Times New Roman" w:hAnsi="Times New Roman" w:cs="Times New Roman"/>
          <w:sz w:val="24"/>
        </w:rPr>
        <w:t xml:space="preserve">, D.W. &amp; Zhu, J. (2016). Visualizing the effects of predictor variables in black box supervised learning models. </w:t>
      </w:r>
      <w:r w:rsidRPr="00F07CFE">
        <w:rPr>
          <w:rFonts w:ascii="Times New Roman" w:hAnsi="Times New Roman" w:cs="Times New Roman"/>
          <w:i/>
          <w:iCs/>
          <w:sz w:val="24"/>
        </w:rPr>
        <w:t>Journal of the Royal Statistical Society. Series B: Statistical Methodology</w:t>
      </w:r>
      <w:r w:rsidRPr="00F07CFE">
        <w:rPr>
          <w:rFonts w:ascii="Times New Roman" w:hAnsi="Times New Roman" w:cs="Times New Roman"/>
          <w:sz w:val="24"/>
        </w:rPr>
        <w:t>, 82, 1059–1086.</w:t>
      </w:r>
    </w:p>
    <w:p w14:paraId="464D2F0B"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Bansal, S., Grenfell, B.T. &amp; Meyers, L.A. (2007). When individual behaviour matters: homogeneous and network models in epidemiology. </w:t>
      </w:r>
      <w:r w:rsidRPr="00F07CFE">
        <w:rPr>
          <w:rFonts w:ascii="Times New Roman" w:hAnsi="Times New Roman" w:cs="Times New Roman"/>
          <w:i/>
          <w:iCs/>
          <w:sz w:val="24"/>
        </w:rPr>
        <w:t>J R Soc Interface</w:t>
      </w:r>
      <w:r w:rsidRPr="00F07CFE">
        <w:rPr>
          <w:rFonts w:ascii="Times New Roman" w:hAnsi="Times New Roman" w:cs="Times New Roman"/>
          <w:sz w:val="24"/>
        </w:rPr>
        <w:t>, 4, 879–891.</w:t>
      </w:r>
    </w:p>
    <w:p w14:paraId="1A1292EA"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Bansal, S., Read, J., </w:t>
      </w:r>
      <w:proofErr w:type="spellStart"/>
      <w:r w:rsidRPr="00F07CFE">
        <w:rPr>
          <w:rFonts w:ascii="Times New Roman" w:hAnsi="Times New Roman" w:cs="Times New Roman"/>
          <w:sz w:val="24"/>
        </w:rPr>
        <w:t>Pourbohloul</w:t>
      </w:r>
      <w:proofErr w:type="spellEnd"/>
      <w:r w:rsidRPr="00F07CFE">
        <w:rPr>
          <w:rFonts w:ascii="Times New Roman" w:hAnsi="Times New Roman" w:cs="Times New Roman"/>
          <w:sz w:val="24"/>
        </w:rPr>
        <w:t xml:space="preserve">, B. &amp; Meyers, L.A. (2010). The dynamic nature of contact networks in infectious disease epidemiology. </w:t>
      </w:r>
      <w:r w:rsidRPr="00F07CFE">
        <w:rPr>
          <w:rFonts w:ascii="Times New Roman" w:hAnsi="Times New Roman" w:cs="Times New Roman"/>
          <w:i/>
          <w:iCs/>
          <w:sz w:val="24"/>
        </w:rPr>
        <w:t xml:space="preserve">J Biol </w:t>
      </w:r>
      <w:proofErr w:type="spellStart"/>
      <w:r w:rsidRPr="00F07CFE">
        <w:rPr>
          <w:rFonts w:ascii="Times New Roman" w:hAnsi="Times New Roman" w:cs="Times New Roman"/>
          <w:i/>
          <w:iCs/>
          <w:sz w:val="24"/>
        </w:rPr>
        <w:t>Dyn</w:t>
      </w:r>
      <w:proofErr w:type="spellEnd"/>
      <w:r w:rsidRPr="00F07CFE">
        <w:rPr>
          <w:rFonts w:ascii="Times New Roman" w:hAnsi="Times New Roman" w:cs="Times New Roman"/>
          <w:sz w:val="24"/>
        </w:rPr>
        <w:t>, 4, 478–489.</w:t>
      </w:r>
    </w:p>
    <w:p w14:paraId="559ACD49" w14:textId="77777777" w:rsidR="00F07CFE" w:rsidRPr="00F07CFE" w:rsidRDefault="00F07CFE" w:rsidP="00F07CFE">
      <w:pPr>
        <w:pStyle w:val="Bibliography"/>
        <w:rPr>
          <w:rFonts w:ascii="Times New Roman" w:hAnsi="Times New Roman" w:cs="Times New Roman"/>
          <w:sz w:val="24"/>
        </w:rPr>
      </w:pPr>
      <w:proofErr w:type="spellStart"/>
      <w:r w:rsidRPr="00F07CFE">
        <w:rPr>
          <w:rFonts w:ascii="Times New Roman" w:hAnsi="Times New Roman" w:cs="Times New Roman"/>
          <w:sz w:val="24"/>
        </w:rPr>
        <w:t>Buzdugan</w:t>
      </w:r>
      <w:proofErr w:type="spellEnd"/>
      <w:r w:rsidRPr="00F07CFE">
        <w:rPr>
          <w:rFonts w:ascii="Times New Roman" w:hAnsi="Times New Roman" w:cs="Times New Roman"/>
          <w:sz w:val="24"/>
        </w:rPr>
        <w:t xml:space="preserve">, S.N., Vergne, T., </w:t>
      </w:r>
      <w:proofErr w:type="spellStart"/>
      <w:r w:rsidRPr="00F07CFE">
        <w:rPr>
          <w:rFonts w:ascii="Times New Roman" w:hAnsi="Times New Roman" w:cs="Times New Roman"/>
          <w:sz w:val="24"/>
        </w:rPr>
        <w:t>Grosbois</w:t>
      </w:r>
      <w:proofErr w:type="spellEnd"/>
      <w:r w:rsidRPr="00F07CFE">
        <w:rPr>
          <w:rFonts w:ascii="Times New Roman" w:hAnsi="Times New Roman" w:cs="Times New Roman"/>
          <w:sz w:val="24"/>
        </w:rPr>
        <w:t xml:space="preserve">, V., </w:t>
      </w:r>
      <w:proofErr w:type="spellStart"/>
      <w:r w:rsidRPr="00F07CFE">
        <w:rPr>
          <w:rFonts w:ascii="Times New Roman" w:hAnsi="Times New Roman" w:cs="Times New Roman"/>
          <w:sz w:val="24"/>
        </w:rPr>
        <w:t>Delahay</w:t>
      </w:r>
      <w:proofErr w:type="spellEnd"/>
      <w:r w:rsidRPr="00F07CFE">
        <w:rPr>
          <w:rFonts w:ascii="Times New Roman" w:hAnsi="Times New Roman" w:cs="Times New Roman"/>
          <w:sz w:val="24"/>
        </w:rPr>
        <w:t xml:space="preserve">, R.J. &amp; Drewe, J.A. (2017). Inference of the infection status of individuals using longitudinal testing data from cryptic populations: Towards a probabilistic approach to diagnosis. </w:t>
      </w:r>
      <w:r w:rsidRPr="00F07CFE">
        <w:rPr>
          <w:rFonts w:ascii="Times New Roman" w:hAnsi="Times New Roman" w:cs="Times New Roman"/>
          <w:i/>
          <w:iCs/>
          <w:sz w:val="24"/>
        </w:rPr>
        <w:t>Sci Rep</w:t>
      </w:r>
      <w:r w:rsidRPr="00F07CFE">
        <w:rPr>
          <w:rFonts w:ascii="Times New Roman" w:hAnsi="Times New Roman" w:cs="Times New Roman"/>
          <w:sz w:val="24"/>
        </w:rPr>
        <w:t>, 7, 1111.</w:t>
      </w:r>
    </w:p>
    <w:p w14:paraId="2EC23ECA"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Carlson, C.J. (2020). embarcadero: Species distribution modelling with Bayesian additive regression trees in R. </w:t>
      </w:r>
      <w:r w:rsidRPr="00F07CFE">
        <w:rPr>
          <w:rFonts w:ascii="Times New Roman" w:hAnsi="Times New Roman" w:cs="Times New Roman"/>
          <w:i/>
          <w:iCs/>
          <w:sz w:val="24"/>
        </w:rPr>
        <w:t>Methods in Ecology and Evolution</w:t>
      </w:r>
      <w:r w:rsidRPr="00F07CFE">
        <w:rPr>
          <w:rFonts w:ascii="Times New Roman" w:hAnsi="Times New Roman" w:cs="Times New Roman"/>
          <w:sz w:val="24"/>
        </w:rPr>
        <w:t>, 11, 850–858.</w:t>
      </w:r>
    </w:p>
    <w:p w14:paraId="6CEF99FB"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Corner, L.A.L., Murphy, D. &amp; Gormley, E. (2011). </w:t>
      </w:r>
      <w:r w:rsidRPr="00F07CFE">
        <w:rPr>
          <w:rFonts w:ascii="Times New Roman" w:hAnsi="Times New Roman" w:cs="Times New Roman"/>
          <w:i/>
          <w:iCs/>
          <w:sz w:val="24"/>
        </w:rPr>
        <w:t xml:space="preserve">Mycobacterium </w:t>
      </w:r>
      <w:proofErr w:type="spellStart"/>
      <w:r w:rsidRPr="00F07CFE">
        <w:rPr>
          <w:rFonts w:ascii="Times New Roman" w:hAnsi="Times New Roman" w:cs="Times New Roman"/>
          <w:i/>
          <w:iCs/>
          <w:sz w:val="24"/>
        </w:rPr>
        <w:t>bovis</w:t>
      </w:r>
      <w:proofErr w:type="spellEnd"/>
      <w:r w:rsidRPr="00F07CFE">
        <w:rPr>
          <w:rFonts w:ascii="Times New Roman" w:hAnsi="Times New Roman" w:cs="Times New Roman"/>
          <w:i/>
          <w:iCs/>
          <w:sz w:val="24"/>
        </w:rPr>
        <w:t xml:space="preserve"> </w:t>
      </w:r>
      <w:r w:rsidRPr="00F07CFE">
        <w:rPr>
          <w:rFonts w:ascii="Times New Roman" w:hAnsi="Times New Roman" w:cs="Times New Roman"/>
          <w:sz w:val="24"/>
        </w:rPr>
        <w:t>Infection in the Eurasian Badger (</w:t>
      </w:r>
      <w:r w:rsidRPr="00F07CFE">
        <w:rPr>
          <w:rFonts w:ascii="Times New Roman" w:hAnsi="Times New Roman" w:cs="Times New Roman"/>
          <w:i/>
          <w:iCs/>
          <w:sz w:val="24"/>
        </w:rPr>
        <w:t>Meles meles</w:t>
      </w:r>
      <w:r w:rsidRPr="00F07CFE">
        <w:rPr>
          <w:rFonts w:ascii="Times New Roman" w:hAnsi="Times New Roman" w:cs="Times New Roman"/>
          <w:sz w:val="24"/>
        </w:rPr>
        <w:t xml:space="preserve">): the disease, pathogenesis, epidemiology and control. </w:t>
      </w:r>
      <w:r w:rsidRPr="00F07CFE">
        <w:rPr>
          <w:rFonts w:ascii="Times New Roman" w:hAnsi="Times New Roman" w:cs="Times New Roman"/>
          <w:i/>
          <w:iCs/>
          <w:sz w:val="24"/>
        </w:rPr>
        <w:t>Journal of Comparative Pathology</w:t>
      </w:r>
      <w:r w:rsidRPr="00F07CFE">
        <w:rPr>
          <w:rFonts w:ascii="Times New Roman" w:hAnsi="Times New Roman" w:cs="Times New Roman"/>
          <w:sz w:val="24"/>
        </w:rPr>
        <w:t>, 144, 1–24.</w:t>
      </w:r>
    </w:p>
    <w:p w14:paraId="3EF320C7"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Craft, M.E. (2015). Infectious disease transmission and contact networks in wildlife and livestock. </w:t>
      </w:r>
      <w:r w:rsidRPr="00F07CFE">
        <w:rPr>
          <w:rFonts w:ascii="Times New Roman" w:hAnsi="Times New Roman" w:cs="Times New Roman"/>
          <w:i/>
          <w:iCs/>
          <w:sz w:val="24"/>
        </w:rPr>
        <w:t>Philosophical transactions of the Royal Society of London. Series B, Biological sciences</w:t>
      </w:r>
      <w:r w:rsidRPr="00F07CFE">
        <w:rPr>
          <w:rFonts w:ascii="Times New Roman" w:hAnsi="Times New Roman" w:cs="Times New Roman"/>
          <w:sz w:val="24"/>
        </w:rPr>
        <w:t>, 370, 20140107-.</w:t>
      </w:r>
    </w:p>
    <w:p w14:paraId="103D5008"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Craft, M.E., Volz, E., Packer, C. &amp; Meyers, L.A. (2011). Disease transmission in territorial populations: the small-world network of Serengeti lions. </w:t>
      </w:r>
      <w:r w:rsidRPr="00F07CFE">
        <w:rPr>
          <w:rFonts w:ascii="Times New Roman" w:hAnsi="Times New Roman" w:cs="Times New Roman"/>
          <w:i/>
          <w:iCs/>
          <w:sz w:val="24"/>
        </w:rPr>
        <w:t>Journal of the Royal Society Interface</w:t>
      </w:r>
      <w:r w:rsidRPr="00F07CFE">
        <w:rPr>
          <w:rFonts w:ascii="Times New Roman" w:hAnsi="Times New Roman" w:cs="Times New Roman"/>
          <w:sz w:val="24"/>
        </w:rPr>
        <w:t>, 8, 776–786.</w:t>
      </w:r>
    </w:p>
    <w:p w14:paraId="1B33FF4D" w14:textId="77777777" w:rsidR="00F07CFE" w:rsidRPr="00F07CFE" w:rsidRDefault="00F07CFE" w:rsidP="00F07CFE">
      <w:pPr>
        <w:pStyle w:val="Bibliography"/>
        <w:rPr>
          <w:rFonts w:ascii="Times New Roman" w:hAnsi="Times New Roman" w:cs="Times New Roman"/>
          <w:sz w:val="24"/>
        </w:rPr>
      </w:pPr>
      <w:proofErr w:type="spellStart"/>
      <w:r w:rsidRPr="00F07CFE">
        <w:rPr>
          <w:rFonts w:ascii="Times New Roman" w:hAnsi="Times New Roman" w:cs="Times New Roman"/>
          <w:sz w:val="24"/>
        </w:rPr>
        <w:t>Csárdi</w:t>
      </w:r>
      <w:proofErr w:type="spellEnd"/>
      <w:r w:rsidRPr="00F07CFE">
        <w:rPr>
          <w:rFonts w:ascii="Times New Roman" w:hAnsi="Times New Roman" w:cs="Times New Roman"/>
          <w:sz w:val="24"/>
        </w:rPr>
        <w:t xml:space="preserve">, G. &amp; </w:t>
      </w:r>
      <w:proofErr w:type="spellStart"/>
      <w:r w:rsidRPr="00F07CFE">
        <w:rPr>
          <w:rFonts w:ascii="Times New Roman" w:hAnsi="Times New Roman" w:cs="Times New Roman"/>
          <w:sz w:val="24"/>
        </w:rPr>
        <w:t>Nepusz</w:t>
      </w:r>
      <w:proofErr w:type="spellEnd"/>
      <w:r w:rsidRPr="00F07CFE">
        <w:rPr>
          <w:rFonts w:ascii="Times New Roman" w:hAnsi="Times New Roman" w:cs="Times New Roman"/>
          <w:sz w:val="24"/>
        </w:rPr>
        <w:t xml:space="preserve">, T. (2006). The </w:t>
      </w:r>
      <w:proofErr w:type="spellStart"/>
      <w:r w:rsidRPr="00F07CFE">
        <w:rPr>
          <w:rFonts w:ascii="Times New Roman" w:hAnsi="Times New Roman" w:cs="Times New Roman"/>
          <w:sz w:val="24"/>
        </w:rPr>
        <w:t>igraph</w:t>
      </w:r>
      <w:proofErr w:type="spellEnd"/>
      <w:r w:rsidRPr="00F07CFE">
        <w:rPr>
          <w:rFonts w:ascii="Times New Roman" w:hAnsi="Times New Roman" w:cs="Times New Roman"/>
          <w:sz w:val="24"/>
        </w:rPr>
        <w:t xml:space="preserve"> software package for complex network research. </w:t>
      </w:r>
      <w:proofErr w:type="spellStart"/>
      <w:r w:rsidRPr="00F07CFE">
        <w:rPr>
          <w:rFonts w:ascii="Times New Roman" w:hAnsi="Times New Roman" w:cs="Times New Roman"/>
          <w:i/>
          <w:iCs/>
          <w:sz w:val="24"/>
        </w:rPr>
        <w:t>InterJournal</w:t>
      </w:r>
      <w:proofErr w:type="spellEnd"/>
      <w:r w:rsidRPr="00F07CFE">
        <w:rPr>
          <w:rFonts w:ascii="Times New Roman" w:hAnsi="Times New Roman" w:cs="Times New Roman"/>
          <w:i/>
          <w:iCs/>
          <w:sz w:val="24"/>
        </w:rPr>
        <w:t xml:space="preserve"> Complex Systems</w:t>
      </w:r>
      <w:r w:rsidRPr="00F07CFE">
        <w:rPr>
          <w:rFonts w:ascii="Times New Roman" w:hAnsi="Times New Roman" w:cs="Times New Roman"/>
          <w:sz w:val="24"/>
        </w:rPr>
        <w:t>, 1695.</w:t>
      </w:r>
    </w:p>
    <w:p w14:paraId="34D5EFE2" w14:textId="77777777" w:rsidR="00F07CFE" w:rsidRPr="00F07CFE" w:rsidRDefault="00F07CFE" w:rsidP="00F07CFE">
      <w:pPr>
        <w:pStyle w:val="Bibliography"/>
        <w:rPr>
          <w:rFonts w:ascii="Times New Roman" w:hAnsi="Times New Roman" w:cs="Times New Roman"/>
          <w:sz w:val="24"/>
        </w:rPr>
      </w:pPr>
      <w:proofErr w:type="spellStart"/>
      <w:r w:rsidRPr="00F07CFE">
        <w:rPr>
          <w:rFonts w:ascii="Times New Roman" w:hAnsi="Times New Roman" w:cs="Times New Roman"/>
          <w:sz w:val="24"/>
        </w:rPr>
        <w:t>Darbon</w:t>
      </w:r>
      <w:proofErr w:type="spellEnd"/>
      <w:r w:rsidRPr="00F07CFE">
        <w:rPr>
          <w:rFonts w:ascii="Times New Roman" w:hAnsi="Times New Roman" w:cs="Times New Roman"/>
          <w:sz w:val="24"/>
        </w:rPr>
        <w:t xml:space="preserve">, A., </w:t>
      </w:r>
      <w:proofErr w:type="spellStart"/>
      <w:r w:rsidRPr="00F07CFE">
        <w:rPr>
          <w:rFonts w:ascii="Times New Roman" w:hAnsi="Times New Roman" w:cs="Times New Roman"/>
          <w:sz w:val="24"/>
        </w:rPr>
        <w:t>Valdano</w:t>
      </w:r>
      <w:proofErr w:type="spellEnd"/>
      <w:r w:rsidRPr="00F07CFE">
        <w:rPr>
          <w:rFonts w:ascii="Times New Roman" w:hAnsi="Times New Roman" w:cs="Times New Roman"/>
          <w:sz w:val="24"/>
        </w:rPr>
        <w:t xml:space="preserve">, E., </w:t>
      </w:r>
      <w:proofErr w:type="spellStart"/>
      <w:r w:rsidRPr="00F07CFE">
        <w:rPr>
          <w:rFonts w:ascii="Times New Roman" w:hAnsi="Times New Roman" w:cs="Times New Roman"/>
          <w:sz w:val="24"/>
        </w:rPr>
        <w:t>Poletto</w:t>
      </w:r>
      <w:proofErr w:type="spellEnd"/>
      <w:r w:rsidRPr="00F07CFE">
        <w:rPr>
          <w:rFonts w:ascii="Times New Roman" w:hAnsi="Times New Roman" w:cs="Times New Roman"/>
          <w:sz w:val="24"/>
        </w:rPr>
        <w:t xml:space="preserve">, C., </w:t>
      </w:r>
      <w:proofErr w:type="spellStart"/>
      <w:r w:rsidRPr="00F07CFE">
        <w:rPr>
          <w:rFonts w:ascii="Times New Roman" w:hAnsi="Times New Roman" w:cs="Times New Roman"/>
          <w:sz w:val="24"/>
        </w:rPr>
        <w:t>Giovannini</w:t>
      </w:r>
      <w:proofErr w:type="spellEnd"/>
      <w:r w:rsidRPr="00F07CFE">
        <w:rPr>
          <w:rFonts w:ascii="Times New Roman" w:hAnsi="Times New Roman" w:cs="Times New Roman"/>
          <w:sz w:val="24"/>
        </w:rPr>
        <w:t xml:space="preserve">, A., </w:t>
      </w:r>
      <w:proofErr w:type="spellStart"/>
      <w:r w:rsidRPr="00F07CFE">
        <w:rPr>
          <w:rFonts w:ascii="Times New Roman" w:hAnsi="Times New Roman" w:cs="Times New Roman"/>
          <w:sz w:val="24"/>
        </w:rPr>
        <w:t>Savini</w:t>
      </w:r>
      <w:proofErr w:type="spellEnd"/>
      <w:r w:rsidRPr="00F07CFE">
        <w:rPr>
          <w:rFonts w:ascii="Times New Roman" w:hAnsi="Times New Roman" w:cs="Times New Roman"/>
          <w:sz w:val="24"/>
        </w:rPr>
        <w:t xml:space="preserve">, L., </w:t>
      </w:r>
      <w:proofErr w:type="spellStart"/>
      <w:r w:rsidRPr="00F07CFE">
        <w:rPr>
          <w:rFonts w:ascii="Times New Roman" w:hAnsi="Times New Roman" w:cs="Times New Roman"/>
          <w:sz w:val="24"/>
        </w:rPr>
        <w:t>Candeloro</w:t>
      </w:r>
      <w:proofErr w:type="spellEnd"/>
      <w:r w:rsidRPr="00F07CFE">
        <w:rPr>
          <w:rFonts w:ascii="Times New Roman" w:hAnsi="Times New Roman" w:cs="Times New Roman"/>
          <w:sz w:val="24"/>
        </w:rPr>
        <w:t xml:space="preserve">, L., </w:t>
      </w:r>
      <w:r w:rsidRPr="00F07CFE">
        <w:rPr>
          <w:rFonts w:ascii="Times New Roman" w:hAnsi="Times New Roman" w:cs="Times New Roman"/>
          <w:i/>
          <w:iCs/>
          <w:sz w:val="24"/>
        </w:rPr>
        <w:t>et al.</w:t>
      </w:r>
      <w:r w:rsidRPr="00F07CFE">
        <w:rPr>
          <w:rFonts w:ascii="Times New Roman" w:hAnsi="Times New Roman" w:cs="Times New Roman"/>
          <w:sz w:val="24"/>
        </w:rPr>
        <w:t xml:space="preserve"> (2018). Network-based assessment of the vulnerability of Italian regions to bovine brucellosis. </w:t>
      </w:r>
      <w:r w:rsidRPr="00F07CFE">
        <w:rPr>
          <w:rFonts w:ascii="Times New Roman" w:hAnsi="Times New Roman" w:cs="Times New Roman"/>
          <w:i/>
          <w:iCs/>
          <w:sz w:val="24"/>
        </w:rPr>
        <w:t>Preventive Veterinary Medicine</w:t>
      </w:r>
      <w:r w:rsidRPr="00F07CFE">
        <w:rPr>
          <w:rFonts w:ascii="Times New Roman" w:hAnsi="Times New Roman" w:cs="Times New Roman"/>
          <w:sz w:val="24"/>
        </w:rPr>
        <w:t>, 158, 25–34.</w:t>
      </w:r>
    </w:p>
    <w:p w14:paraId="0E6092D0" w14:textId="77777777" w:rsidR="00F07CFE" w:rsidRPr="00F07CFE" w:rsidRDefault="00F07CFE" w:rsidP="00F07CFE">
      <w:pPr>
        <w:pStyle w:val="Bibliography"/>
        <w:rPr>
          <w:rFonts w:ascii="Times New Roman" w:hAnsi="Times New Roman" w:cs="Times New Roman"/>
          <w:sz w:val="24"/>
        </w:rPr>
      </w:pPr>
      <w:proofErr w:type="spellStart"/>
      <w:r w:rsidRPr="00F07CFE">
        <w:rPr>
          <w:rFonts w:ascii="Times New Roman" w:hAnsi="Times New Roman" w:cs="Times New Roman"/>
          <w:sz w:val="24"/>
        </w:rPr>
        <w:t>Delahay</w:t>
      </w:r>
      <w:proofErr w:type="spellEnd"/>
      <w:r w:rsidRPr="00F07CFE">
        <w:rPr>
          <w:rFonts w:ascii="Times New Roman" w:hAnsi="Times New Roman" w:cs="Times New Roman"/>
          <w:sz w:val="24"/>
        </w:rPr>
        <w:t xml:space="preserve">, R.J., Walker, N., Smith, G.S., Wilkinson, D., CLIFTON-HADLEY, R.S., Cheeseman, C.L., </w:t>
      </w:r>
      <w:r w:rsidRPr="00F07CFE">
        <w:rPr>
          <w:rFonts w:ascii="Times New Roman" w:hAnsi="Times New Roman" w:cs="Times New Roman"/>
          <w:i/>
          <w:iCs/>
          <w:sz w:val="24"/>
        </w:rPr>
        <w:t>et al.</w:t>
      </w:r>
      <w:r w:rsidRPr="00F07CFE">
        <w:rPr>
          <w:rFonts w:ascii="Times New Roman" w:hAnsi="Times New Roman" w:cs="Times New Roman"/>
          <w:sz w:val="24"/>
        </w:rPr>
        <w:t xml:space="preserve"> (2013). Long-term temporal trends and estimated transmission rates for Mycobacterium </w:t>
      </w:r>
      <w:proofErr w:type="spellStart"/>
      <w:r w:rsidRPr="00F07CFE">
        <w:rPr>
          <w:rFonts w:ascii="Times New Roman" w:hAnsi="Times New Roman" w:cs="Times New Roman"/>
          <w:sz w:val="24"/>
        </w:rPr>
        <w:t>bovis</w:t>
      </w:r>
      <w:proofErr w:type="spellEnd"/>
      <w:r w:rsidRPr="00F07CFE">
        <w:rPr>
          <w:rFonts w:ascii="Times New Roman" w:hAnsi="Times New Roman" w:cs="Times New Roman"/>
          <w:sz w:val="24"/>
        </w:rPr>
        <w:t xml:space="preserve"> infection in an undisturbed high-density badger (Meles meles) population. </w:t>
      </w:r>
      <w:r w:rsidRPr="00F07CFE">
        <w:rPr>
          <w:rFonts w:ascii="Times New Roman" w:hAnsi="Times New Roman" w:cs="Times New Roman"/>
          <w:i/>
          <w:iCs/>
          <w:sz w:val="24"/>
        </w:rPr>
        <w:t>Epidemiology and Infection</w:t>
      </w:r>
      <w:r w:rsidRPr="00F07CFE">
        <w:rPr>
          <w:rFonts w:ascii="Times New Roman" w:hAnsi="Times New Roman" w:cs="Times New Roman"/>
          <w:sz w:val="24"/>
        </w:rPr>
        <w:t>, 141, 1445–1456.</w:t>
      </w:r>
    </w:p>
    <w:p w14:paraId="29ECE3A5"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Eames, K., Bansal, S., Frost, S. &amp; Riley, S. (2015). Six challenges in measuring contact networks for use in modelling. </w:t>
      </w:r>
      <w:r w:rsidRPr="00F07CFE">
        <w:rPr>
          <w:rFonts w:ascii="Times New Roman" w:hAnsi="Times New Roman" w:cs="Times New Roman"/>
          <w:i/>
          <w:iCs/>
          <w:sz w:val="24"/>
        </w:rPr>
        <w:t>Epidemics</w:t>
      </w:r>
      <w:r w:rsidRPr="00F07CFE">
        <w:rPr>
          <w:rFonts w:ascii="Times New Roman" w:hAnsi="Times New Roman" w:cs="Times New Roman"/>
          <w:sz w:val="24"/>
        </w:rPr>
        <w:t>, 10, 72–77.</w:t>
      </w:r>
    </w:p>
    <w:p w14:paraId="7FE5FF9D"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Fountain-Jones, N., </w:t>
      </w:r>
      <w:proofErr w:type="spellStart"/>
      <w:r w:rsidRPr="00F07CFE">
        <w:rPr>
          <w:rFonts w:ascii="Times New Roman" w:hAnsi="Times New Roman" w:cs="Times New Roman"/>
          <w:sz w:val="24"/>
        </w:rPr>
        <w:t>Kozakiewicz</w:t>
      </w:r>
      <w:proofErr w:type="spellEnd"/>
      <w:r w:rsidRPr="00F07CFE">
        <w:rPr>
          <w:rFonts w:ascii="Times New Roman" w:hAnsi="Times New Roman" w:cs="Times New Roman"/>
          <w:sz w:val="24"/>
        </w:rPr>
        <w:t xml:space="preserve">, C., Forester, B., </w:t>
      </w:r>
      <w:proofErr w:type="spellStart"/>
      <w:r w:rsidRPr="00F07CFE">
        <w:rPr>
          <w:rFonts w:ascii="Times New Roman" w:hAnsi="Times New Roman" w:cs="Times New Roman"/>
          <w:sz w:val="24"/>
        </w:rPr>
        <w:t>Landguth</w:t>
      </w:r>
      <w:proofErr w:type="spellEnd"/>
      <w:r w:rsidRPr="00F07CFE">
        <w:rPr>
          <w:rFonts w:ascii="Times New Roman" w:hAnsi="Times New Roman" w:cs="Times New Roman"/>
          <w:sz w:val="24"/>
        </w:rPr>
        <w:t xml:space="preserve">, E., Carver, S., Charleston, M., </w:t>
      </w:r>
      <w:r w:rsidRPr="00F07CFE">
        <w:rPr>
          <w:rFonts w:ascii="Times New Roman" w:hAnsi="Times New Roman" w:cs="Times New Roman"/>
          <w:i/>
          <w:iCs/>
          <w:sz w:val="24"/>
        </w:rPr>
        <w:t>et al.</w:t>
      </w:r>
      <w:r w:rsidRPr="00F07CFE">
        <w:rPr>
          <w:rFonts w:ascii="Times New Roman" w:hAnsi="Times New Roman" w:cs="Times New Roman"/>
          <w:sz w:val="24"/>
        </w:rPr>
        <w:t xml:space="preserve"> (2021). </w:t>
      </w:r>
      <w:proofErr w:type="spellStart"/>
      <w:r w:rsidRPr="00F07CFE">
        <w:rPr>
          <w:rFonts w:ascii="Times New Roman" w:hAnsi="Times New Roman" w:cs="Times New Roman"/>
          <w:sz w:val="24"/>
        </w:rPr>
        <w:t>MrIML</w:t>
      </w:r>
      <w:proofErr w:type="spellEnd"/>
      <w:r w:rsidRPr="00F07CFE">
        <w:rPr>
          <w:rFonts w:ascii="Times New Roman" w:hAnsi="Times New Roman" w:cs="Times New Roman"/>
          <w:sz w:val="24"/>
        </w:rPr>
        <w:t xml:space="preserve">: Multi-response interpretable machine learning to map genomic landscapes. </w:t>
      </w:r>
      <w:r w:rsidRPr="00F07CFE">
        <w:rPr>
          <w:rFonts w:ascii="Times New Roman" w:hAnsi="Times New Roman" w:cs="Times New Roman"/>
          <w:i/>
          <w:iCs/>
          <w:sz w:val="24"/>
        </w:rPr>
        <w:t>Molecular Ecology Resources</w:t>
      </w:r>
      <w:r w:rsidRPr="00F07CFE">
        <w:rPr>
          <w:rFonts w:ascii="Times New Roman" w:hAnsi="Times New Roman" w:cs="Times New Roman"/>
          <w:sz w:val="24"/>
        </w:rPr>
        <w:t>, 21, 2766–2781.</w:t>
      </w:r>
    </w:p>
    <w:p w14:paraId="358C1F99"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Fountain-Jones, N.M., Machado, G., Carver, S., Packer, C., </w:t>
      </w:r>
      <w:proofErr w:type="spellStart"/>
      <w:r w:rsidRPr="00F07CFE">
        <w:rPr>
          <w:rFonts w:ascii="Times New Roman" w:hAnsi="Times New Roman" w:cs="Times New Roman"/>
          <w:sz w:val="24"/>
        </w:rPr>
        <w:t>Recamonde</w:t>
      </w:r>
      <w:proofErr w:type="spellEnd"/>
      <w:r w:rsidRPr="00F07CFE">
        <w:rPr>
          <w:rFonts w:ascii="Times New Roman" w:hAnsi="Times New Roman" w:cs="Times New Roman"/>
          <w:sz w:val="24"/>
        </w:rPr>
        <w:t xml:space="preserve">-Mendoza, M. &amp; Craft, M.E. (2019). How to make more from exposure data? An integrated machine learning pipeline to predict pathogen exposure. </w:t>
      </w:r>
      <w:r w:rsidRPr="00F07CFE">
        <w:rPr>
          <w:rFonts w:ascii="Times New Roman" w:hAnsi="Times New Roman" w:cs="Times New Roman"/>
          <w:i/>
          <w:iCs/>
          <w:sz w:val="24"/>
        </w:rPr>
        <w:t>Journal of Animal Ecology</w:t>
      </w:r>
      <w:r w:rsidRPr="00F07CFE">
        <w:rPr>
          <w:rFonts w:ascii="Times New Roman" w:hAnsi="Times New Roman" w:cs="Times New Roman"/>
          <w:sz w:val="24"/>
        </w:rPr>
        <w:t>, 88.</w:t>
      </w:r>
    </w:p>
    <w:p w14:paraId="5BA50A45"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Greenwell, B.M., </w:t>
      </w:r>
      <w:proofErr w:type="spellStart"/>
      <w:r w:rsidRPr="00F07CFE">
        <w:rPr>
          <w:rFonts w:ascii="Times New Roman" w:hAnsi="Times New Roman" w:cs="Times New Roman"/>
          <w:sz w:val="24"/>
        </w:rPr>
        <w:t>Boehmke</w:t>
      </w:r>
      <w:proofErr w:type="spellEnd"/>
      <w:r w:rsidRPr="00F07CFE">
        <w:rPr>
          <w:rFonts w:ascii="Times New Roman" w:hAnsi="Times New Roman" w:cs="Times New Roman"/>
          <w:sz w:val="24"/>
        </w:rPr>
        <w:t xml:space="preserve">, B.C. &amp; </w:t>
      </w:r>
      <w:proofErr w:type="spellStart"/>
      <w:r w:rsidRPr="00F07CFE">
        <w:rPr>
          <w:rFonts w:ascii="Times New Roman" w:hAnsi="Times New Roman" w:cs="Times New Roman"/>
          <w:sz w:val="24"/>
        </w:rPr>
        <w:t>Mccarthy</w:t>
      </w:r>
      <w:proofErr w:type="spellEnd"/>
      <w:r w:rsidRPr="00F07CFE">
        <w:rPr>
          <w:rFonts w:ascii="Times New Roman" w:hAnsi="Times New Roman" w:cs="Times New Roman"/>
          <w:sz w:val="24"/>
        </w:rPr>
        <w:t xml:space="preserve">, A.J. (2018). A simple and effective model-based variable importance measure. </w:t>
      </w:r>
      <w:proofErr w:type="spellStart"/>
      <w:r w:rsidRPr="00F07CFE">
        <w:rPr>
          <w:rFonts w:ascii="Times New Roman" w:hAnsi="Times New Roman" w:cs="Times New Roman"/>
          <w:i/>
          <w:iCs/>
          <w:sz w:val="24"/>
        </w:rPr>
        <w:t>arXiv</w:t>
      </w:r>
      <w:proofErr w:type="spellEnd"/>
      <w:r w:rsidRPr="00F07CFE">
        <w:rPr>
          <w:rFonts w:ascii="Times New Roman" w:hAnsi="Times New Roman" w:cs="Times New Roman"/>
          <w:i/>
          <w:iCs/>
          <w:sz w:val="24"/>
        </w:rPr>
        <w:t xml:space="preserve"> Preprint arXiv:1805.04755</w:t>
      </w:r>
      <w:r w:rsidRPr="00F07CFE">
        <w:rPr>
          <w:rFonts w:ascii="Times New Roman" w:hAnsi="Times New Roman" w:cs="Times New Roman"/>
          <w:sz w:val="24"/>
        </w:rPr>
        <w:t>.</w:t>
      </w:r>
    </w:p>
    <w:p w14:paraId="6587E32A" w14:textId="77777777" w:rsidR="00F07CFE" w:rsidRPr="00F07CFE" w:rsidRDefault="00F07CFE" w:rsidP="00F07CFE">
      <w:pPr>
        <w:pStyle w:val="Bibliography"/>
        <w:rPr>
          <w:rFonts w:ascii="Times New Roman" w:hAnsi="Times New Roman" w:cs="Times New Roman"/>
          <w:sz w:val="24"/>
        </w:rPr>
      </w:pPr>
      <w:proofErr w:type="spellStart"/>
      <w:r w:rsidRPr="00F07CFE">
        <w:rPr>
          <w:rFonts w:ascii="Times New Roman" w:hAnsi="Times New Roman" w:cs="Times New Roman"/>
          <w:sz w:val="24"/>
        </w:rPr>
        <w:t>Hamede</w:t>
      </w:r>
      <w:proofErr w:type="spellEnd"/>
      <w:r w:rsidRPr="00F07CFE">
        <w:rPr>
          <w:rFonts w:ascii="Times New Roman" w:hAnsi="Times New Roman" w:cs="Times New Roman"/>
          <w:sz w:val="24"/>
        </w:rPr>
        <w:t xml:space="preserve">, R., Bashford, J., Jones, M. &amp; McCallum, H. (2012). Simulating devil facial tumour disease outbreaks across empirically derived contact networks. </w:t>
      </w:r>
      <w:r w:rsidRPr="00F07CFE">
        <w:rPr>
          <w:rFonts w:ascii="Times New Roman" w:hAnsi="Times New Roman" w:cs="Times New Roman"/>
          <w:i/>
          <w:iCs/>
          <w:sz w:val="24"/>
        </w:rPr>
        <w:t>Journal of Applied Ecology</w:t>
      </w:r>
      <w:r w:rsidRPr="00F07CFE">
        <w:rPr>
          <w:rFonts w:ascii="Times New Roman" w:hAnsi="Times New Roman" w:cs="Times New Roman"/>
          <w:sz w:val="24"/>
        </w:rPr>
        <w:t>, 49, 447–456.</w:t>
      </w:r>
    </w:p>
    <w:p w14:paraId="2922A3E4" w14:textId="77777777" w:rsidR="00F07CFE" w:rsidRPr="00F07CFE" w:rsidRDefault="00F07CFE" w:rsidP="00F07CFE">
      <w:pPr>
        <w:pStyle w:val="Bibliography"/>
        <w:rPr>
          <w:rFonts w:ascii="Times New Roman" w:hAnsi="Times New Roman" w:cs="Times New Roman"/>
          <w:sz w:val="24"/>
        </w:rPr>
      </w:pPr>
      <w:proofErr w:type="spellStart"/>
      <w:r w:rsidRPr="00F07CFE">
        <w:rPr>
          <w:rFonts w:ascii="Times New Roman" w:hAnsi="Times New Roman" w:cs="Times New Roman"/>
          <w:sz w:val="24"/>
        </w:rPr>
        <w:lastRenderedPageBreak/>
        <w:t>Hamede</w:t>
      </w:r>
      <w:proofErr w:type="spellEnd"/>
      <w:r w:rsidRPr="00F07CFE">
        <w:rPr>
          <w:rFonts w:ascii="Times New Roman" w:hAnsi="Times New Roman" w:cs="Times New Roman"/>
          <w:sz w:val="24"/>
        </w:rPr>
        <w:t>, R.K., Bashford, J., McCallum, H. &amp; Jones, M. (2009). Contact networks in a wild Tasmanian devil (</w:t>
      </w:r>
      <w:r w:rsidRPr="00F07CFE">
        <w:rPr>
          <w:rFonts w:ascii="Times New Roman" w:hAnsi="Times New Roman" w:cs="Times New Roman"/>
          <w:i/>
          <w:iCs/>
          <w:sz w:val="24"/>
        </w:rPr>
        <w:t xml:space="preserve">Sarcophilus </w:t>
      </w:r>
      <w:proofErr w:type="spellStart"/>
      <w:r w:rsidRPr="00F07CFE">
        <w:rPr>
          <w:rFonts w:ascii="Times New Roman" w:hAnsi="Times New Roman" w:cs="Times New Roman"/>
          <w:i/>
          <w:iCs/>
          <w:sz w:val="24"/>
        </w:rPr>
        <w:t>harrisii</w:t>
      </w:r>
      <w:proofErr w:type="spellEnd"/>
      <w:r w:rsidRPr="00F07CFE">
        <w:rPr>
          <w:rFonts w:ascii="Times New Roman" w:hAnsi="Times New Roman" w:cs="Times New Roman"/>
          <w:sz w:val="24"/>
        </w:rPr>
        <w:t xml:space="preserve">) population: using social network analysis to reveal seasonal variability in social behaviour and its implications for transmission of devil facial tumour disease. </w:t>
      </w:r>
      <w:r w:rsidRPr="00F07CFE">
        <w:rPr>
          <w:rFonts w:ascii="Times New Roman" w:hAnsi="Times New Roman" w:cs="Times New Roman"/>
          <w:i/>
          <w:iCs/>
          <w:sz w:val="24"/>
        </w:rPr>
        <w:t>Ecology Letters</w:t>
      </w:r>
      <w:r w:rsidRPr="00F07CFE">
        <w:rPr>
          <w:rFonts w:ascii="Times New Roman" w:hAnsi="Times New Roman" w:cs="Times New Roman"/>
          <w:sz w:val="24"/>
        </w:rPr>
        <w:t>, 12, 1147–1157.</w:t>
      </w:r>
    </w:p>
    <w:p w14:paraId="30F62F4E" w14:textId="77777777" w:rsidR="00F07CFE" w:rsidRPr="00F07CFE" w:rsidRDefault="00F07CFE" w:rsidP="00F07CFE">
      <w:pPr>
        <w:pStyle w:val="Bibliography"/>
        <w:rPr>
          <w:rFonts w:ascii="Times New Roman" w:hAnsi="Times New Roman" w:cs="Times New Roman"/>
          <w:sz w:val="24"/>
        </w:rPr>
      </w:pPr>
      <w:proofErr w:type="spellStart"/>
      <w:r w:rsidRPr="00F07CFE">
        <w:rPr>
          <w:rFonts w:ascii="Times New Roman" w:hAnsi="Times New Roman" w:cs="Times New Roman"/>
          <w:sz w:val="24"/>
        </w:rPr>
        <w:t>Katzner</w:t>
      </w:r>
      <w:proofErr w:type="spellEnd"/>
      <w:r w:rsidRPr="00F07CFE">
        <w:rPr>
          <w:rFonts w:ascii="Times New Roman" w:hAnsi="Times New Roman" w:cs="Times New Roman"/>
          <w:sz w:val="24"/>
        </w:rPr>
        <w:t xml:space="preserve">, T.E. &amp; </w:t>
      </w:r>
      <w:proofErr w:type="spellStart"/>
      <w:r w:rsidRPr="00F07CFE">
        <w:rPr>
          <w:rFonts w:ascii="Times New Roman" w:hAnsi="Times New Roman" w:cs="Times New Roman"/>
          <w:sz w:val="24"/>
        </w:rPr>
        <w:t>Arlettaz</w:t>
      </w:r>
      <w:proofErr w:type="spellEnd"/>
      <w:r w:rsidRPr="00F07CFE">
        <w:rPr>
          <w:rFonts w:ascii="Times New Roman" w:hAnsi="Times New Roman" w:cs="Times New Roman"/>
          <w:sz w:val="24"/>
        </w:rPr>
        <w:t xml:space="preserve">, R. (2020). Evaluating contributions of recent tracking-based animal movement ecology to conservation management. </w:t>
      </w:r>
      <w:r w:rsidRPr="00F07CFE">
        <w:rPr>
          <w:rFonts w:ascii="Times New Roman" w:hAnsi="Times New Roman" w:cs="Times New Roman"/>
          <w:i/>
          <w:iCs/>
          <w:sz w:val="24"/>
        </w:rPr>
        <w:t>Frontiers in Ecology and Evolution</w:t>
      </w:r>
      <w:r w:rsidRPr="00F07CFE">
        <w:rPr>
          <w:rFonts w:ascii="Times New Roman" w:hAnsi="Times New Roman" w:cs="Times New Roman"/>
          <w:sz w:val="24"/>
        </w:rPr>
        <w:t>, 7.</w:t>
      </w:r>
    </w:p>
    <w:p w14:paraId="6F819621" w14:textId="77777777" w:rsidR="00F07CFE" w:rsidRPr="00F07CFE" w:rsidRDefault="00F07CFE" w:rsidP="00F07CFE">
      <w:pPr>
        <w:pStyle w:val="Bibliography"/>
        <w:rPr>
          <w:rFonts w:ascii="Times New Roman" w:hAnsi="Times New Roman" w:cs="Times New Roman"/>
          <w:sz w:val="24"/>
        </w:rPr>
      </w:pPr>
      <w:proofErr w:type="spellStart"/>
      <w:r w:rsidRPr="00F07CFE">
        <w:rPr>
          <w:rFonts w:ascii="Times New Roman" w:hAnsi="Times New Roman" w:cs="Times New Roman"/>
          <w:sz w:val="24"/>
        </w:rPr>
        <w:t>Krivitsky</w:t>
      </w:r>
      <w:proofErr w:type="spellEnd"/>
      <w:r w:rsidRPr="00F07CFE">
        <w:rPr>
          <w:rFonts w:ascii="Times New Roman" w:hAnsi="Times New Roman" w:cs="Times New Roman"/>
          <w:sz w:val="24"/>
        </w:rPr>
        <w:t xml:space="preserve">, P.N. &amp; Handcock, M.S. (2014). A Separable Model for Dynamic Networks. </w:t>
      </w:r>
      <w:r w:rsidRPr="00F07CFE">
        <w:rPr>
          <w:rFonts w:ascii="Times New Roman" w:hAnsi="Times New Roman" w:cs="Times New Roman"/>
          <w:i/>
          <w:iCs/>
          <w:sz w:val="24"/>
        </w:rPr>
        <w:t xml:space="preserve">J R Stat Soc Series B Stat </w:t>
      </w:r>
      <w:proofErr w:type="spellStart"/>
      <w:r w:rsidRPr="00F07CFE">
        <w:rPr>
          <w:rFonts w:ascii="Times New Roman" w:hAnsi="Times New Roman" w:cs="Times New Roman"/>
          <w:i/>
          <w:iCs/>
          <w:sz w:val="24"/>
        </w:rPr>
        <w:t>Methodol</w:t>
      </w:r>
      <w:proofErr w:type="spellEnd"/>
      <w:r w:rsidRPr="00F07CFE">
        <w:rPr>
          <w:rFonts w:ascii="Times New Roman" w:hAnsi="Times New Roman" w:cs="Times New Roman"/>
          <w:sz w:val="24"/>
        </w:rPr>
        <w:t>, 76, 29–46.</w:t>
      </w:r>
    </w:p>
    <w:p w14:paraId="5969652D"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Kumar, D., Gupta, J. &amp; Raha, S. (2019). Partitioning a reaction–diffusion ecological network for dynamic stability. </w:t>
      </w:r>
      <w:r w:rsidRPr="00F07CFE">
        <w:rPr>
          <w:rFonts w:ascii="Times New Roman" w:hAnsi="Times New Roman" w:cs="Times New Roman"/>
          <w:i/>
          <w:iCs/>
          <w:sz w:val="24"/>
        </w:rPr>
        <w:t xml:space="preserve">Proc Math Phys </w:t>
      </w:r>
      <w:proofErr w:type="spellStart"/>
      <w:r w:rsidRPr="00F07CFE">
        <w:rPr>
          <w:rFonts w:ascii="Times New Roman" w:hAnsi="Times New Roman" w:cs="Times New Roman"/>
          <w:i/>
          <w:iCs/>
          <w:sz w:val="24"/>
        </w:rPr>
        <w:t>Eng</w:t>
      </w:r>
      <w:proofErr w:type="spellEnd"/>
      <w:r w:rsidRPr="00F07CFE">
        <w:rPr>
          <w:rFonts w:ascii="Times New Roman" w:hAnsi="Times New Roman" w:cs="Times New Roman"/>
          <w:i/>
          <w:iCs/>
          <w:sz w:val="24"/>
        </w:rPr>
        <w:t xml:space="preserve"> Sci</w:t>
      </w:r>
      <w:r w:rsidRPr="00F07CFE">
        <w:rPr>
          <w:rFonts w:ascii="Times New Roman" w:hAnsi="Times New Roman" w:cs="Times New Roman"/>
          <w:sz w:val="24"/>
        </w:rPr>
        <w:t>, 475, 20180524.</w:t>
      </w:r>
    </w:p>
    <w:p w14:paraId="3B5B4C7C" w14:textId="77777777" w:rsidR="00F07CFE" w:rsidRPr="00F07CFE" w:rsidRDefault="00F07CFE" w:rsidP="00F07CFE">
      <w:pPr>
        <w:pStyle w:val="Bibliography"/>
        <w:rPr>
          <w:rFonts w:ascii="Times New Roman" w:hAnsi="Times New Roman" w:cs="Times New Roman"/>
          <w:sz w:val="24"/>
        </w:rPr>
      </w:pPr>
      <w:proofErr w:type="spellStart"/>
      <w:r w:rsidRPr="00F07CFE">
        <w:rPr>
          <w:rFonts w:ascii="Times New Roman" w:hAnsi="Times New Roman" w:cs="Times New Roman"/>
          <w:sz w:val="24"/>
        </w:rPr>
        <w:t>Kvålseth</w:t>
      </w:r>
      <w:proofErr w:type="spellEnd"/>
      <w:r w:rsidRPr="00F07CFE">
        <w:rPr>
          <w:rFonts w:ascii="Times New Roman" w:hAnsi="Times New Roman" w:cs="Times New Roman"/>
          <w:sz w:val="24"/>
        </w:rPr>
        <w:t xml:space="preserve">, T.O. (1985). Cautionary Note about R 2. </w:t>
      </w:r>
      <w:r w:rsidRPr="00F07CFE">
        <w:rPr>
          <w:rFonts w:ascii="Times New Roman" w:hAnsi="Times New Roman" w:cs="Times New Roman"/>
          <w:i/>
          <w:iCs/>
          <w:sz w:val="24"/>
        </w:rPr>
        <w:t>The American Statistician</w:t>
      </w:r>
      <w:r w:rsidRPr="00F07CFE">
        <w:rPr>
          <w:rFonts w:ascii="Times New Roman" w:hAnsi="Times New Roman" w:cs="Times New Roman"/>
          <w:sz w:val="24"/>
        </w:rPr>
        <w:t>, 39, 279–285.</w:t>
      </w:r>
    </w:p>
    <w:p w14:paraId="3892026B"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Lentz, H.H.K., Selhorst, T. &amp; Sokolov, I.M. (2012). Spread of infectious diseases in directed and modular metapopulation networks. </w:t>
      </w:r>
      <w:r w:rsidRPr="00F07CFE">
        <w:rPr>
          <w:rFonts w:ascii="Times New Roman" w:hAnsi="Times New Roman" w:cs="Times New Roman"/>
          <w:i/>
          <w:iCs/>
          <w:sz w:val="24"/>
        </w:rPr>
        <w:t xml:space="preserve">Phys Rev E Stat </w:t>
      </w:r>
      <w:proofErr w:type="spellStart"/>
      <w:r w:rsidRPr="00F07CFE">
        <w:rPr>
          <w:rFonts w:ascii="Times New Roman" w:hAnsi="Times New Roman" w:cs="Times New Roman"/>
          <w:i/>
          <w:iCs/>
          <w:sz w:val="24"/>
        </w:rPr>
        <w:t>Nonlin</w:t>
      </w:r>
      <w:proofErr w:type="spellEnd"/>
      <w:r w:rsidRPr="00F07CFE">
        <w:rPr>
          <w:rFonts w:ascii="Times New Roman" w:hAnsi="Times New Roman" w:cs="Times New Roman"/>
          <w:i/>
          <w:iCs/>
          <w:sz w:val="24"/>
        </w:rPr>
        <w:t xml:space="preserve"> Soft Matter Phys</w:t>
      </w:r>
      <w:r w:rsidRPr="00F07CFE">
        <w:rPr>
          <w:rFonts w:ascii="Times New Roman" w:hAnsi="Times New Roman" w:cs="Times New Roman"/>
          <w:sz w:val="24"/>
        </w:rPr>
        <w:t>, 85, 066111.</w:t>
      </w:r>
    </w:p>
    <w:p w14:paraId="5473A6C0"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Machado, G., </w:t>
      </w:r>
      <w:proofErr w:type="spellStart"/>
      <w:r w:rsidRPr="00F07CFE">
        <w:rPr>
          <w:rFonts w:ascii="Times New Roman" w:hAnsi="Times New Roman" w:cs="Times New Roman"/>
          <w:sz w:val="24"/>
        </w:rPr>
        <w:t>Vilalta</w:t>
      </w:r>
      <w:proofErr w:type="spellEnd"/>
      <w:r w:rsidRPr="00F07CFE">
        <w:rPr>
          <w:rFonts w:ascii="Times New Roman" w:hAnsi="Times New Roman" w:cs="Times New Roman"/>
          <w:sz w:val="24"/>
        </w:rPr>
        <w:t xml:space="preserve">, C., </w:t>
      </w:r>
      <w:proofErr w:type="spellStart"/>
      <w:r w:rsidRPr="00F07CFE">
        <w:rPr>
          <w:rFonts w:ascii="Times New Roman" w:hAnsi="Times New Roman" w:cs="Times New Roman"/>
          <w:sz w:val="24"/>
        </w:rPr>
        <w:t>Recamonde</w:t>
      </w:r>
      <w:proofErr w:type="spellEnd"/>
      <w:r w:rsidRPr="00F07CFE">
        <w:rPr>
          <w:rFonts w:ascii="Times New Roman" w:hAnsi="Times New Roman" w:cs="Times New Roman"/>
          <w:sz w:val="24"/>
        </w:rPr>
        <w:t xml:space="preserve">-Mendoza, M., </w:t>
      </w:r>
      <w:proofErr w:type="spellStart"/>
      <w:r w:rsidRPr="00F07CFE">
        <w:rPr>
          <w:rFonts w:ascii="Times New Roman" w:hAnsi="Times New Roman" w:cs="Times New Roman"/>
          <w:sz w:val="24"/>
        </w:rPr>
        <w:t>Corzo</w:t>
      </w:r>
      <w:proofErr w:type="spellEnd"/>
      <w:r w:rsidRPr="00F07CFE">
        <w:rPr>
          <w:rFonts w:ascii="Times New Roman" w:hAnsi="Times New Roman" w:cs="Times New Roman"/>
          <w:sz w:val="24"/>
        </w:rPr>
        <w:t xml:space="preserve">, C., </w:t>
      </w:r>
      <w:proofErr w:type="spellStart"/>
      <w:r w:rsidRPr="00F07CFE">
        <w:rPr>
          <w:rFonts w:ascii="Times New Roman" w:hAnsi="Times New Roman" w:cs="Times New Roman"/>
          <w:sz w:val="24"/>
        </w:rPr>
        <w:t>Torremorell</w:t>
      </w:r>
      <w:proofErr w:type="spellEnd"/>
      <w:r w:rsidRPr="00F07CFE">
        <w:rPr>
          <w:rFonts w:ascii="Times New Roman" w:hAnsi="Times New Roman" w:cs="Times New Roman"/>
          <w:sz w:val="24"/>
        </w:rPr>
        <w:t xml:space="preserve">, M., Perez, A., </w:t>
      </w:r>
      <w:r w:rsidRPr="00F07CFE">
        <w:rPr>
          <w:rFonts w:ascii="Times New Roman" w:hAnsi="Times New Roman" w:cs="Times New Roman"/>
          <w:i/>
          <w:iCs/>
          <w:sz w:val="24"/>
        </w:rPr>
        <w:t>et al.</w:t>
      </w:r>
      <w:r w:rsidRPr="00F07CFE">
        <w:rPr>
          <w:rFonts w:ascii="Times New Roman" w:hAnsi="Times New Roman" w:cs="Times New Roman"/>
          <w:sz w:val="24"/>
        </w:rPr>
        <w:t xml:space="preserve"> (2019). Identifying outbreaks of Porcine Epidemic Diarrhea virus through animal movements and spatial </w:t>
      </w:r>
      <w:proofErr w:type="spellStart"/>
      <w:r w:rsidRPr="00F07CFE">
        <w:rPr>
          <w:rFonts w:ascii="Times New Roman" w:hAnsi="Times New Roman" w:cs="Times New Roman"/>
          <w:sz w:val="24"/>
        </w:rPr>
        <w:t>neighborhoods</w:t>
      </w:r>
      <w:proofErr w:type="spellEnd"/>
      <w:r w:rsidRPr="00F07CFE">
        <w:rPr>
          <w:rFonts w:ascii="Times New Roman" w:hAnsi="Times New Roman" w:cs="Times New Roman"/>
          <w:sz w:val="24"/>
        </w:rPr>
        <w:t xml:space="preserve">. </w:t>
      </w:r>
      <w:r w:rsidRPr="00F07CFE">
        <w:rPr>
          <w:rFonts w:ascii="Times New Roman" w:hAnsi="Times New Roman" w:cs="Times New Roman"/>
          <w:i/>
          <w:iCs/>
          <w:sz w:val="24"/>
        </w:rPr>
        <w:t>Scientific Reports</w:t>
      </w:r>
      <w:r w:rsidRPr="00F07CFE">
        <w:rPr>
          <w:rFonts w:ascii="Times New Roman" w:hAnsi="Times New Roman" w:cs="Times New Roman"/>
          <w:sz w:val="24"/>
        </w:rPr>
        <w:t>, 9, 457.</w:t>
      </w:r>
    </w:p>
    <w:p w14:paraId="73D0F275"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McCabe, C.M. &amp; Nunn, C.L. (2018). Effective network size predicted from simulations of pathogen outbreaks through social networks provides a novel measure of structure-standardized group size. </w:t>
      </w:r>
      <w:r w:rsidRPr="00F07CFE">
        <w:rPr>
          <w:rFonts w:ascii="Times New Roman" w:hAnsi="Times New Roman" w:cs="Times New Roman"/>
          <w:i/>
          <w:iCs/>
          <w:sz w:val="24"/>
        </w:rPr>
        <w:t>Frontiers in Veterinary Science</w:t>
      </w:r>
      <w:r w:rsidRPr="00F07CFE">
        <w:rPr>
          <w:rFonts w:ascii="Times New Roman" w:hAnsi="Times New Roman" w:cs="Times New Roman"/>
          <w:sz w:val="24"/>
        </w:rPr>
        <w:t>, 5.</w:t>
      </w:r>
    </w:p>
    <w:p w14:paraId="31F2631F"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McCallum, H., Jones, M., Hawkins, C., </w:t>
      </w:r>
      <w:proofErr w:type="spellStart"/>
      <w:r w:rsidRPr="00F07CFE">
        <w:rPr>
          <w:rFonts w:ascii="Times New Roman" w:hAnsi="Times New Roman" w:cs="Times New Roman"/>
          <w:sz w:val="24"/>
        </w:rPr>
        <w:t>Hamede</w:t>
      </w:r>
      <w:proofErr w:type="spellEnd"/>
      <w:r w:rsidRPr="00F07CFE">
        <w:rPr>
          <w:rFonts w:ascii="Times New Roman" w:hAnsi="Times New Roman" w:cs="Times New Roman"/>
          <w:sz w:val="24"/>
        </w:rPr>
        <w:t xml:space="preserve">, R., Lachish, S., Sinn, D.L., </w:t>
      </w:r>
      <w:r w:rsidRPr="00F07CFE">
        <w:rPr>
          <w:rFonts w:ascii="Times New Roman" w:hAnsi="Times New Roman" w:cs="Times New Roman"/>
          <w:i/>
          <w:iCs/>
          <w:sz w:val="24"/>
        </w:rPr>
        <w:t>et al.</w:t>
      </w:r>
      <w:r w:rsidRPr="00F07CFE">
        <w:rPr>
          <w:rFonts w:ascii="Times New Roman" w:hAnsi="Times New Roman" w:cs="Times New Roman"/>
          <w:sz w:val="24"/>
        </w:rPr>
        <w:t xml:space="preserve"> (2009). Transmission dynamics of Tasmanian devil facial </w:t>
      </w:r>
      <w:proofErr w:type="spellStart"/>
      <w:r w:rsidRPr="00F07CFE">
        <w:rPr>
          <w:rFonts w:ascii="Times New Roman" w:hAnsi="Times New Roman" w:cs="Times New Roman"/>
          <w:sz w:val="24"/>
        </w:rPr>
        <w:t>tumor</w:t>
      </w:r>
      <w:proofErr w:type="spellEnd"/>
      <w:r w:rsidRPr="00F07CFE">
        <w:rPr>
          <w:rFonts w:ascii="Times New Roman" w:hAnsi="Times New Roman" w:cs="Times New Roman"/>
          <w:sz w:val="24"/>
        </w:rPr>
        <w:t xml:space="preserve"> disease may lead to disease-induced extinction. </w:t>
      </w:r>
      <w:r w:rsidRPr="00F07CFE">
        <w:rPr>
          <w:rFonts w:ascii="Times New Roman" w:hAnsi="Times New Roman" w:cs="Times New Roman"/>
          <w:i/>
          <w:iCs/>
          <w:sz w:val="24"/>
        </w:rPr>
        <w:t>Ecology</w:t>
      </w:r>
      <w:r w:rsidRPr="00F07CFE">
        <w:rPr>
          <w:rFonts w:ascii="Times New Roman" w:hAnsi="Times New Roman" w:cs="Times New Roman"/>
          <w:sz w:val="24"/>
        </w:rPr>
        <w:t>, 90, 3379–3392.</w:t>
      </w:r>
    </w:p>
    <w:p w14:paraId="3AD17667"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McDonald, J.L., Robertson, A. &amp; Silk, M.J. (2018). Wildlife disease ecology from the individual to the population: Insights from a long-term study of a naturally infected European badger population. </w:t>
      </w:r>
      <w:r w:rsidRPr="00F07CFE">
        <w:rPr>
          <w:rFonts w:ascii="Times New Roman" w:hAnsi="Times New Roman" w:cs="Times New Roman"/>
          <w:i/>
          <w:iCs/>
          <w:sz w:val="24"/>
        </w:rPr>
        <w:t>Journal of Animal Ecology</w:t>
      </w:r>
      <w:r w:rsidRPr="00F07CFE">
        <w:rPr>
          <w:rFonts w:ascii="Times New Roman" w:hAnsi="Times New Roman" w:cs="Times New Roman"/>
          <w:sz w:val="24"/>
        </w:rPr>
        <w:t>, 87, 101–112.</w:t>
      </w:r>
    </w:p>
    <w:p w14:paraId="10B8149A"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Meyers, L.A., Newman, M.E.J. &amp; </w:t>
      </w:r>
      <w:proofErr w:type="spellStart"/>
      <w:r w:rsidRPr="00F07CFE">
        <w:rPr>
          <w:rFonts w:ascii="Times New Roman" w:hAnsi="Times New Roman" w:cs="Times New Roman"/>
          <w:sz w:val="24"/>
        </w:rPr>
        <w:t>Pourbohloul</w:t>
      </w:r>
      <w:proofErr w:type="spellEnd"/>
      <w:r w:rsidRPr="00F07CFE">
        <w:rPr>
          <w:rFonts w:ascii="Times New Roman" w:hAnsi="Times New Roman" w:cs="Times New Roman"/>
          <w:sz w:val="24"/>
        </w:rPr>
        <w:t xml:space="preserve">, B. (2006). Predicting epidemics on directed contact networks. </w:t>
      </w:r>
      <w:r w:rsidRPr="00F07CFE">
        <w:rPr>
          <w:rFonts w:ascii="Times New Roman" w:hAnsi="Times New Roman" w:cs="Times New Roman"/>
          <w:i/>
          <w:iCs/>
          <w:sz w:val="24"/>
        </w:rPr>
        <w:t xml:space="preserve">J </w:t>
      </w:r>
      <w:proofErr w:type="spellStart"/>
      <w:r w:rsidRPr="00F07CFE">
        <w:rPr>
          <w:rFonts w:ascii="Times New Roman" w:hAnsi="Times New Roman" w:cs="Times New Roman"/>
          <w:i/>
          <w:iCs/>
          <w:sz w:val="24"/>
        </w:rPr>
        <w:t>Theor</w:t>
      </w:r>
      <w:proofErr w:type="spellEnd"/>
      <w:r w:rsidRPr="00F07CFE">
        <w:rPr>
          <w:rFonts w:ascii="Times New Roman" w:hAnsi="Times New Roman" w:cs="Times New Roman"/>
          <w:i/>
          <w:iCs/>
          <w:sz w:val="24"/>
        </w:rPr>
        <w:t xml:space="preserve"> Biol</w:t>
      </w:r>
      <w:r w:rsidRPr="00F07CFE">
        <w:rPr>
          <w:rFonts w:ascii="Times New Roman" w:hAnsi="Times New Roman" w:cs="Times New Roman"/>
          <w:sz w:val="24"/>
        </w:rPr>
        <w:t>, 240, 400–418.</w:t>
      </w:r>
    </w:p>
    <w:p w14:paraId="00FB20DB"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Meyers, L.A., </w:t>
      </w:r>
      <w:proofErr w:type="spellStart"/>
      <w:r w:rsidRPr="00F07CFE">
        <w:rPr>
          <w:rFonts w:ascii="Times New Roman" w:hAnsi="Times New Roman" w:cs="Times New Roman"/>
          <w:sz w:val="24"/>
        </w:rPr>
        <w:t>Pourbohloul</w:t>
      </w:r>
      <w:proofErr w:type="spellEnd"/>
      <w:r w:rsidRPr="00F07CFE">
        <w:rPr>
          <w:rFonts w:ascii="Times New Roman" w:hAnsi="Times New Roman" w:cs="Times New Roman"/>
          <w:sz w:val="24"/>
        </w:rPr>
        <w:t xml:space="preserve">, B., Newman, M.E.J., </w:t>
      </w:r>
      <w:proofErr w:type="spellStart"/>
      <w:r w:rsidRPr="00F07CFE">
        <w:rPr>
          <w:rFonts w:ascii="Times New Roman" w:hAnsi="Times New Roman" w:cs="Times New Roman"/>
          <w:sz w:val="24"/>
        </w:rPr>
        <w:t>Skowronski</w:t>
      </w:r>
      <w:proofErr w:type="spellEnd"/>
      <w:r w:rsidRPr="00F07CFE">
        <w:rPr>
          <w:rFonts w:ascii="Times New Roman" w:hAnsi="Times New Roman" w:cs="Times New Roman"/>
          <w:sz w:val="24"/>
        </w:rPr>
        <w:t xml:space="preserve">, D.M. &amp; </w:t>
      </w:r>
      <w:proofErr w:type="spellStart"/>
      <w:r w:rsidRPr="00F07CFE">
        <w:rPr>
          <w:rFonts w:ascii="Times New Roman" w:hAnsi="Times New Roman" w:cs="Times New Roman"/>
          <w:sz w:val="24"/>
        </w:rPr>
        <w:t>Brunham</w:t>
      </w:r>
      <w:proofErr w:type="spellEnd"/>
      <w:r w:rsidRPr="00F07CFE">
        <w:rPr>
          <w:rFonts w:ascii="Times New Roman" w:hAnsi="Times New Roman" w:cs="Times New Roman"/>
          <w:sz w:val="24"/>
        </w:rPr>
        <w:t xml:space="preserve">, R.C. (2005). Network theory and SARS: predicting outbreak diversity. </w:t>
      </w:r>
      <w:r w:rsidRPr="00F07CFE">
        <w:rPr>
          <w:rFonts w:ascii="Times New Roman" w:hAnsi="Times New Roman" w:cs="Times New Roman"/>
          <w:i/>
          <w:iCs/>
          <w:sz w:val="24"/>
        </w:rPr>
        <w:t xml:space="preserve">J </w:t>
      </w:r>
      <w:proofErr w:type="spellStart"/>
      <w:r w:rsidRPr="00F07CFE">
        <w:rPr>
          <w:rFonts w:ascii="Times New Roman" w:hAnsi="Times New Roman" w:cs="Times New Roman"/>
          <w:i/>
          <w:iCs/>
          <w:sz w:val="24"/>
        </w:rPr>
        <w:t>Theor</w:t>
      </w:r>
      <w:proofErr w:type="spellEnd"/>
      <w:r w:rsidRPr="00F07CFE">
        <w:rPr>
          <w:rFonts w:ascii="Times New Roman" w:hAnsi="Times New Roman" w:cs="Times New Roman"/>
          <w:i/>
          <w:iCs/>
          <w:sz w:val="24"/>
        </w:rPr>
        <w:t xml:space="preserve"> Biol</w:t>
      </w:r>
      <w:r w:rsidRPr="00F07CFE">
        <w:rPr>
          <w:rFonts w:ascii="Times New Roman" w:hAnsi="Times New Roman" w:cs="Times New Roman"/>
          <w:sz w:val="24"/>
        </w:rPr>
        <w:t>, 232, 71–81.</w:t>
      </w:r>
    </w:p>
    <w:p w14:paraId="3D281AEB"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Molnar, C. (2018). </w:t>
      </w:r>
      <w:r w:rsidRPr="00F07CFE">
        <w:rPr>
          <w:rFonts w:ascii="Times New Roman" w:hAnsi="Times New Roman" w:cs="Times New Roman"/>
          <w:i/>
          <w:iCs/>
          <w:sz w:val="24"/>
        </w:rPr>
        <w:t>Interpretable machine learning</w:t>
      </w:r>
      <w:r w:rsidRPr="00F07CFE">
        <w:rPr>
          <w:rFonts w:ascii="Times New Roman" w:hAnsi="Times New Roman" w:cs="Times New Roman"/>
          <w:sz w:val="24"/>
        </w:rPr>
        <w:t>. Retrieved from https://christophm.github.io/interpretable-ml-book/.</w:t>
      </w:r>
    </w:p>
    <w:p w14:paraId="469D8D67"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Newman, M.E.J. (2002). The spread of epidemic disease on networks. </w:t>
      </w:r>
      <w:r w:rsidRPr="00F07CFE">
        <w:rPr>
          <w:rFonts w:ascii="Times New Roman" w:hAnsi="Times New Roman" w:cs="Times New Roman"/>
          <w:i/>
          <w:iCs/>
          <w:sz w:val="24"/>
        </w:rPr>
        <w:t>Physical Review E</w:t>
      </w:r>
      <w:r w:rsidRPr="00F07CFE">
        <w:rPr>
          <w:rFonts w:ascii="Times New Roman" w:hAnsi="Times New Roman" w:cs="Times New Roman"/>
          <w:sz w:val="24"/>
        </w:rPr>
        <w:t>, 66.</w:t>
      </w:r>
    </w:p>
    <w:p w14:paraId="25467A2B"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Newman, M.E.J. (2006). Community structure in social and biological networks. </w:t>
      </w:r>
      <w:r w:rsidRPr="00F07CFE">
        <w:rPr>
          <w:rFonts w:ascii="Times New Roman" w:hAnsi="Times New Roman" w:cs="Times New Roman"/>
          <w:i/>
          <w:iCs/>
          <w:sz w:val="24"/>
        </w:rPr>
        <w:t>Proceedings of the National Academy of Sciences of the United States of America</w:t>
      </w:r>
      <w:r w:rsidRPr="00F07CFE">
        <w:rPr>
          <w:rFonts w:ascii="Times New Roman" w:hAnsi="Times New Roman" w:cs="Times New Roman"/>
          <w:sz w:val="24"/>
        </w:rPr>
        <w:t>, 99, 7821–6.</w:t>
      </w:r>
    </w:p>
    <w:p w14:paraId="1BC97D9E"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Porter, M.A. (2020). Nonlinearity + Networks: A 2020 Vision. </w:t>
      </w:r>
      <w:r w:rsidRPr="00F07CFE">
        <w:rPr>
          <w:rFonts w:ascii="Times New Roman" w:hAnsi="Times New Roman" w:cs="Times New Roman"/>
          <w:i/>
          <w:iCs/>
          <w:sz w:val="24"/>
        </w:rPr>
        <w:t>Emerging Frontiers in Nonlinear Science</w:t>
      </w:r>
      <w:r w:rsidRPr="00F07CFE">
        <w:rPr>
          <w:rFonts w:ascii="Times New Roman" w:hAnsi="Times New Roman" w:cs="Times New Roman"/>
          <w:sz w:val="24"/>
        </w:rPr>
        <w:t>, 32, 131–159.</w:t>
      </w:r>
    </w:p>
    <w:p w14:paraId="1BE4E081"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Prakash, B.A., Chakrabarti, D., </w:t>
      </w:r>
      <w:proofErr w:type="spellStart"/>
      <w:r w:rsidRPr="00F07CFE">
        <w:rPr>
          <w:rFonts w:ascii="Times New Roman" w:hAnsi="Times New Roman" w:cs="Times New Roman"/>
          <w:sz w:val="24"/>
        </w:rPr>
        <w:t>Faloutsos</w:t>
      </w:r>
      <w:proofErr w:type="spellEnd"/>
      <w:r w:rsidRPr="00F07CFE">
        <w:rPr>
          <w:rFonts w:ascii="Times New Roman" w:hAnsi="Times New Roman" w:cs="Times New Roman"/>
          <w:sz w:val="24"/>
        </w:rPr>
        <w:t xml:space="preserve">, M., </w:t>
      </w:r>
      <w:proofErr w:type="spellStart"/>
      <w:r w:rsidRPr="00F07CFE">
        <w:rPr>
          <w:rFonts w:ascii="Times New Roman" w:hAnsi="Times New Roman" w:cs="Times New Roman"/>
          <w:sz w:val="24"/>
        </w:rPr>
        <w:t>Valler</w:t>
      </w:r>
      <w:proofErr w:type="spellEnd"/>
      <w:r w:rsidRPr="00F07CFE">
        <w:rPr>
          <w:rFonts w:ascii="Times New Roman" w:hAnsi="Times New Roman" w:cs="Times New Roman"/>
          <w:sz w:val="24"/>
        </w:rPr>
        <w:t xml:space="preserve">, N. &amp; </w:t>
      </w:r>
      <w:proofErr w:type="spellStart"/>
      <w:r w:rsidRPr="00F07CFE">
        <w:rPr>
          <w:rFonts w:ascii="Times New Roman" w:hAnsi="Times New Roman" w:cs="Times New Roman"/>
          <w:sz w:val="24"/>
        </w:rPr>
        <w:t>Faloutsos</w:t>
      </w:r>
      <w:proofErr w:type="spellEnd"/>
      <w:r w:rsidRPr="00F07CFE">
        <w:rPr>
          <w:rFonts w:ascii="Times New Roman" w:hAnsi="Times New Roman" w:cs="Times New Roman"/>
          <w:sz w:val="24"/>
        </w:rPr>
        <w:t xml:space="preserve">, C. (2010). Got the Flu (or Mumps)? Check the Eigenvalue! </w:t>
      </w:r>
      <w:r w:rsidRPr="00F07CFE">
        <w:rPr>
          <w:rFonts w:ascii="Times New Roman" w:hAnsi="Times New Roman" w:cs="Times New Roman"/>
          <w:i/>
          <w:iCs/>
          <w:sz w:val="24"/>
        </w:rPr>
        <w:t>arXiv:1004.0060 [</w:t>
      </w:r>
      <w:proofErr w:type="spellStart"/>
      <w:r w:rsidRPr="00F07CFE">
        <w:rPr>
          <w:rFonts w:ascii="Times New Roman" w:hAnsi="Times New Roman" w:cs="Times New Roman"/>
          <w:i/>
          <w:iCs/>
          <w:sz w:val="24"/>
        </w:rPr>
        <w:t>cond</w:t>
      </w:r>
      <w:proofErr w:type="spellEnd"/>
      <w:r w:rsidRPr="00F07CFE">
        <w:rPr>
          <w:rFonts w:ascii="Times New Roman" w:hAnsi="Times New Roman" w:cs="Times New Roman"/>
          <w:i/>
          <w:iCs/>
          <w:sz w:val="24"/>
        </w:rPr>
        <w:t xml:space="preserve">-mat, </w:t>
      </w:r>
      <w:proofErr w:type="spellStart"/>
      <w:proofErr w:type="gramStart"/>
      <w:r w:rsidRPr="00F07CFE">
        <w:rPr>
          <w:rFonts w:ascii="Times New Roman" w:hAnsi="Times New Roman" w:cs="Times New Roman"/>
          <w:i/>
          <w:iCs/>
          <w:sz w:val="24"/>
        </w:rPr>
        <w:t>physics:physics</w:t>
      </w:r>
      <w:proofErr w:type="spellEnd"/>
      <w:proofErr w:type="gramEnd"/>
      <w:r w:rsidRPr="00F07CFE">
        <w:rPr>
          <w:rFonts w:ascii="Times New Roman" w:hAnsi="Times New Roman" w:cs="Times New Roman"/>
          <w:i/>
          <w:iCs/>
          <w:sz w:val="24"/>
        </w:rPr>
        <w:t>, q-bio]</w:t>
      </w:r>
      <w:r w:rsidRPr="00F07CFE">
        <w:rPr>
          <w:rFonts w:ascii="Times New Roman" w:hAnsi="Times New Roman" w:cs="Times New Roman"/>
          <w:sz w:val="24"/>
        </w:rPr>
        <w:t>.</w:t>
      </w:r>
    </w:p>
    <w:p w14:paraId="368580FE"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Rushmore, J., </w:t>
      </w:r>
      <w:proofErr w:type="spellStart"/>
      <w:r w:rsidRPr="00F07CFE">
        <w:rPr>
          <w:rFonts w:ascii="Times New Roman" w:hAnsi="Times New Roman" w:cs="Times New Roman"/>
          <w:sz w:val="24"/>
        </w:rPr>
        <w:t>Caillaud</w:t>
      </w:r>
      <w:proofErr w:type="spellEnd"/>
      <w:r w:rsidRPr="00F07CFE">
        <w:rPr>
          <w:rFonts w:ascii="Times New Roman" w:hAnsi="Times New Roman" w:cs="Times New Roman"/>
          <w:sz w:val="24"/>
        </w:rPr>
        <w:t xml:space="preserve">, D., </w:t>
      </w:r>
      <w:proofErr w:type="spellStart"/>
      <w:r w:rsidRPr="00F07CFE">
        <w:rPr>
          <w:rFonts w:ascii="Times New Roman" w:hAnsi="Times New Roman" w:cs="Times New Roman"/>
          <w:sz w:val="24"/>
        </w:rPr>
        <w:t>Matamba</w:t>
      </w:r>
      <w:proofErr w:type="spellEnd"/>
      <w:r w:rsidRPr="00F07CFE">
        <w:rPr>
          <w:rFonts w:ascii="Times New Roman" w:hAnsi="Times New Roman" w:cs="Times New Roman"/>
          <w:sz w:val="24"/>
        </w:rPr>
        <w:t xml:space="preserve">, L., Stumpf, R.M., </w:t>
      </w:r>
      <w:proofErr w:type="spellStart"/>
      <w:r w:rsidRPr="00F07CFE">
        <w:rPr>
          <w:rFonts w:ascii="Times New Roman" w:hAnsi="Times New Roman" w:cs="Times New Roman"/>
          <w:sz w:val="24"/>
        </w:rPr>
        <w:t>Borgatti</w:t>
      </w:r>
      <w:proofErr w:type="spellEnd"/>
      <w:r w:rsidRPr="00F07CFE">
        <w:rPr>
          <w:rFonts w:ascii="Times New Roman" w:hAnsi="Times New Roman" w:cs="Times New Roman"/>
          <w:sz w:val="24"/>
        </w:rPr>
        <w:t xml:space="preserve">, S.P. &amp; </w:t>
      </w:r>
      <w:proofErr w:type="spellStart"/>
      <w:r w:rsidRPr="00F07CFE">
        <w:rPr>
          <w:rFonts w:ascii="Times New Roman" w:hAnsi="Times New Roman" w:cs="Times New Roman"/>
          <w:sz w:val="24"/>
        </w:rPr>
        <w:t>Altizer</w:t>
      </w:r>
      <w:proofErr w:type="spellEnd"/>
      <w:r w:rsidRPr="00F07CFE">
        <w:rPr>
          <w:rFonts w:ascii="Times New Roman" w:hAnsi="Times New Roman" w:cs="Times New Roman"/>
          <w:sz w:val="24"/>
        </w:rPr>
        <w:t xml:space="preserve">, S. (2013). Social network analysis of wild chimpanzees provides insights for predicting infectious disease risk. </w:t>
      </w:r>
      <w:r w:rsidRPr="00F07CFE">
        <w:rPr>
          <w:rFonts w:ascii="Times New Roman" w:hAnsi="Times New Roman" w:cs="Times New Roman"/>
          <w:i/>
          <w:iCs/>
          <w:sz w:val="24"/>
        </w:rPr>
        <w:t>Journal of Animal Ecology</w:t>
      </w:r>
      <w:r w:rsidRPr="00F07CFE">
        <w:rPr>
          <w:rFonts w:ascii="Times New Roman" w:hAnsi="Times New Roman" w:cs="Times New Roman"/>
          <w:sz w:val="24"/>
        </w:rPr>
        <w:t>, 82, 976–986.</w:t>
      </w:r>
    </w:p>
    <w:p w14:paraId="3AB258BB"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Sah, P., Leu, S.T., Cross, P.C., Hudson, P.J. &amp; Bansal, S. (2017). </w:t>
      </w:r>
      <w:proofErr w:type="spellStart"/>
      <w:r w:rsidRPr="00F07CFE">
        <w:rPr>
          <w:rFonts w:ascii="Times New Roman" w:hAnsi="Times New Roman" w:cs="Times New Roman"/>
          <w:sz w:val="24"/>
        </w:rPr>
        <w:t>Unraveling</w:t>
      </w:r>
      <w:proofErr w:type="spellEnd"/>
      <w:r w:rsidRPr="00F07CFE">
        <w:rPr>
          <w:rFonts w:ascii="Times New Roman" w:hAnsi="Times New Roman" w:cs="Times New Roman"/>
          <w:sz w:val="24"/>
        </w:rPr>
        <w:t xml:space="preserve"> the disease consequences and mechanisms of modular structure in animal social networks. </w:t>
      </w:r>
      <w:r w:rsidRPr="00F07CFE">
        <w:rPr>
          <w:rFonts w:ascii="Times New Roman" w:hAnsi="Times New Roman" w:cs="Times New Roman"/>
          <w:i/>
          <w:iCs/>
          <w:sz w:val="24"/>
        </w:rPr>
        <w:t>PNAS</w:t>
      </w:r>
      <w:r w:rsidRPr="00F07CFE">
        <w:rPr>
          <w:rFonts w:ascii="Times New Roman" w:hAnsi="Times New Roman" w:cs="Times New Roman"/>
          <w:sz w:val="24"/>
        </w:rPr>
        <w:t>, 114, 4165–4170.</w:t>
      </w:r>
    </w:p>
    <w:p w14:paraId="6702CA35"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lastRenderedPageBreak/>
        <w:t xml:space="preserve">Sah, P., Mann, J. &amp; Bansal, S. (2018). Disease implications of animal social network structure: A synthesis across social systems. </w:t>
      </w:r>
      <w:r w:rsidRPr="00F07CFE">
        <w:rPr>
          <w:rFonts w:ascii="Times New Roman" w:hAnsi="Times New Roman" w:cs="Times New Roman"/>
          <w:i/>
          <w:iCs/>
          <w:sz w:val="24"/>
        </w:rPr>
        <w:t>Journal of Animal Ecology</w:t>
      </w:r>
      <w:r w:rsidRPr="00F07CFE">
        <w:rPr>
          <w:rFonts w:ascii="Times New Roman" w:hAnsi="Times New Roman" w:cs="Times New Roman"/>
          <w:sz w:val="24"/>
        </w:rPr>
        <w:t>, 87, 546–558.</w:t>
      </w:r>
    </w:p>
    <w:p w14:paraId="71145002"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Sah, P., Méndez, J.D. &amp; Bansal, S. (2019). A multi-species repository of social networks. </w:t>
      </w:r>
      <w:r w:rsidRPr="00F07CFE">
        <w:rPr>
          <w:rFonts w:ascii="Times New Roman" w:hAnsi="Times New Roman" w:cs="Times New Roman"/>
          <w:i/>
          <w:iCs/>
          <w:sz w:val="24"/>
        </w:rPr>
        <w:t>Sci Data</w:t>
      </w:r>
      <w:r w:rsidRPr="00F07CFE">
        <w:rPr>
          <w:rFonts w:ascii="Times New Roman" w:hAnsi="Times New Roman" w:cs="Times New Roman"/>
          <w:sz w:val="24"/>
        </w:rPr>
        <w:t>, 6, 44.</w:t>
      </w:r>
    </w:p>
    <w:p w14:paraId="334E4720"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Sah, P., </w:t>
      </w:r>
      <w:proofErr w:type="spellStart"/>
      <w:r w:rsidRPr="00F07CFE">
        <w:rPr>
          <w:rFonts w:ascii="Times New Roman" w:hAnsi="Times New Roman" w:cs="Times New Roman"/>
          <w:sz w:val="24"/>
        </w:rPr>
        <w:t>Otterstatter</w:t>
      </w:r>
      <w:proofErr w:type="spellEnd"/>
      <w:r w:rsidRPr="00F07CFE">
        <w:rPr>
          <w:rFonts w:ascii="Times New Roman" w:hAnsi="Times New Roman" w:cs="Times New Roman"/>
          <w:sz w:val="24"/>
        </w:rPr>
        <w:t xml:space="preserve">, M., Leu, S.T., </w:t>
      </w:r>
      <w:proofErr w:type="spellStart"/>
      <w:r w:rsidRPr="00F07CFE">
        <w:rPr>
          <w:rFonts w:ascii="Times New Roman" w:hAnsi="Times New Roman" w:cs="Times New Roman"/>
          <w:sz w:val="24"/>
        </w:rPr>
        <w:t>Leviyang</w:t>
      </w:r>
      <w:proofErr w:type="spellEnd"/>
      <w:r w:rsidRPr="00F07CFE">
        <w:rPr>
          <w:rFonts w:ascii="Times New Roman" w:hAnsi="Times New Roman" w:cs="Times New Roman"/>
          <w:sz w:val="24"/>
        </w:rPr>
        <w:t xml:space="preserve">, S. &amp; Bansal, S. (2021). Revealing mechanisms of infectious disease spread through empirical contact networks. </w:t>
      </w:r>
      <w:r w:rsidRPr="00F07CFE">
        <w:rPr>
          <w:rFonts w:ascii="Times New Roman" w:hAnsi="Times New Roman" w:cs="Times New Roman"/>
          <w:i/>
          <w:iCs/>
          <w:sz w:val="24"/>
        </w:rPr>
        <w:t>PLOS Computational Biology</w:t>
      </w:r>
      <w:r w:rsidRPr="00F07CFE">
        <w:rPr>
          <w:rFonts w:ascii="Times New Roman" w:hAnsi="Times New Roman" w:cs="Times New Roman"/>
          <w:sz w:val="24"/>
        </w:rPr>
        <w:t>, 17, e1009604.</w:t>
      </w:r>
    </w:p>
    <w:p w14:paraId="5D0B6DC4" w14:textId="77777777" w:rsidR="00F07CFE" w:rsidRPr="00F07CFE" w:rsidRDefault="00F07CFE" w:rsidP="00F07CFE">
      <w:pPr>
        <w:pStyle w:val="Bibliography"/>
        <w:rPr>
          <w:rFonts w:ascii="Times New Roman" w:hAnsi="Times New Roman" w:cs="Times New Roman"/>
          <w:sz w:val="24"/>
        </w:rPr>
      </w:pPr>
      <w:proofErr w:type="spellStart"/>
      <w:r w:rsidRPr="00F07CFE">
        <w:rPr>
          <w:rFonts w:ascii="Times New Roman" w:hAnsi="Times New Roman" w:cs="Times New Roman"/>
          <w:sz w:val="24"/>
        </w:rPr>
        <w:t>Salathé</w:t>
      </w:r>
      <w:proofErr w:type="spellEnd"/>
      <w:r w:rsidRPr="00F07CFE">
        <w:rPr>
          <w:rFonts w:ascii="Times New Roman" w:hAnsi="Times New Roman" w:cs="Times New Roman"/>
          <w:sz w:val="24"/>
        </w:rPr>
        <w:t xml:space="preserve">, M. &amp; Jones, J.H. (2010). Dynamics and Control of Diseases in Networks with Community Structure. </w:t>
      </w:r>
      <w:r w:rsidRPr="00F07CFE">
        <w:rPr>
          <w:rFonts w:ascii="Times New Roman" w:hAnsi="Times New Roman" w:cs="Times New Roman"/>
          <w:i/>
          <w:iCs/>
          <w:sz w:val="24"/>
        </w:rPr>
        <w:t>PLOS Computational Biology</w:t>
      </w:r>
      <w:r w:rsidRPr="00F07CFE">
        <w:rPr>
          <w:rFonts w:ascii="Times New Roman" w:hAnsi="Times New Roman" w:cs="Times New Roman"/>
          <w:sz w:val="24"/>
        </w:rPr>
        <w:t>, 6, e1000736.</w:t>
      </w:r>
    </w:p>
    <w:p w14:paraId="1A7EDB90"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Shapley, L.S. (1953). Stochastic games. </w:t>
      </w:r>
      <w:r w:rsidRPr="00F07CFE">
        <w:rPr>
          <w:rFonts w:ascii="Times New Roman" w:hAnsi="Times New Roman" w:cs="Times New Roman"/>
          <w:i/>
          <w:iCs/>
          <w:sz w:val="24"/>
        </w:rPr>
        <w:t>Proceedings of the National Academy of Sciences of the United States of America</w:t>
      </w:r>
      <w:r w:rsidRPr="00F07CFE">
        <w:rPr>
          <w:rFonts w:ascii="Times New Roman" w:hAnsi="Times New Roman" w:cs="Times New Roman"/>
          <w:sz w:val="24"/>
        </w:rPr>
        <w:t>, 39, 1095–1100.</w:t>
      </w:r>
    </w:p>
    <w:p w14:paraId="0FB9D13F"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Shu, P., Wang, W., Tang, M., Zhao, P. &amp; Zhang, Y.-C. (2016). Recovery rate affects the effective epidemic threshold with synchronous updating. </w:t>
      </w:r>
      <w:r w:rsidRPr="00F07CFE">
        <w:rPr>
          <w:rFonts w:ascii="Times New Roman" w:hAnsi="Times New Roman" w:cs="Times New Roman"/>
          <w:i/>
          <w:iCs/>
          <w:sz w:val="24"/>
        </w:rPr>
        <w:t>Chaos</w:t>
      </w:r>
      <w:r w:rsidRPr="00F07CFE">
        <w:rPr>
          <w:rFonts w:ascii="Times New Roman" w:hAnsi="Times New Roman" w:cs="Times New Roman"/>
          <w:sz w:val="24"/>
        </w:rPr>
        <w:t>, 26, 063108.</w:t>
      </w:r>
    </w:p>
    <w:p w14:paraId="669D1E9F"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Silk, M.J., Croft, D.P., </w:t>
      </w:r>
      <w:proofErr w:type="spellStart"/>
      <w:r w:rsidRPr="00F07CFE">
        <w:rPr>
          <w:rFonts w:ascii="Times New Roman" w:hAnsi="Times New Roman" w:cs="Times New Roman"/>
          <w:sz w:val="24"/>
        </w:rPr>
        <w:t>Delahay</w:t>
      </w:r>
      <w:proofErr w:type="spellEnd"/>
      <w:r w:rsidRPr="00F07CFE">
        <w:rPr>
          <w:rFonts w:ascii="Times New Roman" w:hAnsi="Times New Roman" w:cs="Times New Roman"/>
          <w:sz w:val="24"/>
        </w:rPr>
        <w:t xml:space="preserve">, R.J., Hodgson, D.J., Boots, M., Weber, N., </w:t>
      </w:r>
      <w:r w:rsidRPr="00F07CFE">
        <w:rPr>
          <w:rFonts w:ascii="Times New Roman" w:hAnsi="Times New Roman" w:cs="Times New Roman"/>
          <w:i/>
          <w:iCs/>
          <w:sz w:val="24"/>
        </w:rPr>
        <w:t>et al.</w:t>
      </w:r>
      <w:r w:rsidRPr="00F07CFE">
        <w:rPr>
          <w:rFonts w:ascii="Times New Roman" w:hAnsi="Times New Roman" w:cs="Times New Roman"/>
          <w:sz w:val="24"/>
        </w:rPr>
        <w:t xml:space="preserve"> (2017). Using Social Network Measures in Wildlife Disease Ecology, Epidemiology, and Management. </w:t>
      </w:r>
      <w:r w:rsidRPr="00F07CFE">
        <w:rPr>
          <w:rFonts w:ascii="Times New Roman" w:hAnsi="Times New Roman" w:cs="Times New Roman"/>
          <w:i/>
          <w:iCs/>
          <w:sz w:val="24"/>
        </w:rPr>
        <w:t>Bioscience</w:t>
      </w:r>
      <w:r w:rsidRPr="00F07CFE">
        <w:rPr>
          <w:rFonts w:ascii="Times New Roman" w:hAnsi="Times New Roman" w:cs="Times New Roman"/>
          <w:sz w:val="24"/>
        </w:rPr>
        <w:t>, 67, 245–257.</w:t>
      </w:r>
    </w:p>
    <w:p w14:paraId="34ACB791" w14:textId="77777777" w:rsidR="00F07CFE" w:rsidRPr="00F07CFE" w:rsidRDefault="00F07CFE" w:rsidP="00F07CFE">
      <w:pPr>
        <w:pStyle w:val="Bibliography"/>
        <w:rPr>
          <w:rFonts w:ascii="Times New Roman" w:hAnsi="Times New Roman" w:cs="Times New Roman"/>
          <w:sz w:val="24"/>
        </w:rPr>
      </w:pPr>
      <w:proofErr w:type="spellStart"/>
      <w:r w:rsidRPr="00F07CFE">
        <w:rPr>
          <w:rFonts w:ascii="Times New Roman" w:hAnsi="Times New Roman" w:cs="Times New Roman"/>
          <w:sz w:val="24"/>
        </w:rPr>
        <w:t>Štrumbelj</w:t>
      </w:r>
      <w:proofErr w:type="spellEnd"/>
      <w:r w:rsidRPr="00F07CFE">
        <w:rPr>
          <w:rFonts w:ascii="Times New Roman" w:hAnsi="Times New Roman" w:cs="Times New Roman"/>
          <w:sz w:val="24"/>
        </w:rPr>
        <w:t xml:space="preserve">, E. &amp; </w:t>
      </w:r>
      <w:proofErr w:type="spellStart"/>
      <w:r w:rsidRPr="00F07CFE">
        <w:rPr>
          <w:rFonts w:ascii="Times New Roman" w:hAnsi="Times New Roman" w:cs="Times New Roman"/>
          <w:sz w:val="24"/>
        </w:rPr>
        <w:t>Kononenko</w:t>
      </w:r>
      <w:proofErr w:type="spellEnd"/>
      <w:r w:rsidRPr="00F07CFE">
        <w:rPr>
          <w:rFonts w:ascii="Times New Roman" w:hAnsi="Times New Roman" w:cs="Times New Roman"/>
          <w:sz w:val="24"/>
        </w:rPr>
        <w:t xml:space="preserve">, I. (2014). Explaining prediction models and individual predictions with feature contributions. </w:t>
      </w:r>
      <w:r w:rsidRPr="00F07CFE">
        <w:rPr>
          <w:rFonts w:ascii="Times New Roman" w:hAnsi="Times New Roman" w:cs="Times New Roman"/>
          <w:i/>
          <w:iCs/>
          <w:sz w:val="24"/>
        </w:rPr>
        <w:t>Knowledge and Information Systems</w:t>
      </w:r>
      <w:r w:rsidRPr="00F07CFE">
        <w:rPr>
          <w:rFonts w:ascii="Times New Roman" w:hAnsi="Times New Roman" w:cs="Times New Roman"/>
          <w:sz w:val="24"/>
        </w:rPr>
        <w:t>, 41, 647–665.</w:t>
      </w:r>
    </w:p>
    <w:p w14:paraId="610B0E8A"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Tang, M. &amp; Priebe, C.E. (2016). Limit theorems for eigenvectors of the normalized Laplacian for random graphs. </w:t>
      </w:r>
      <w:r w:rsidRPr="00F07CFE">
        <w:rPr>
          <w:rFonts w:ascii="Times New Roman" w:hAnsi="Times New Roman" w:cs="Times New Roman"/>
          <w:i/>
          <w:iCs/>
          <w:sz w:val="24"/>
        </w:rPr>
        <w:t>arXiv:1607.08601 [stat]</w:t>
      </w:r>
      <w:r w:rsidRPr="00F07CFE">
        <w:rPr>
          <w:rFonts w:ascii="Times New Roman" w:hAnsi="Times New Roman" w:cs="Times New Roman"/>
          <w:sz w:val="24"/>
        </w:rPr>
        <w:t>.</w:t>
      </w:r>
    </w:p>
    <w:p w14:paraId="0039AE4F" w14:textId="77777777" w:rsidR="00F07CFE" w:rsidRPr="00F07CFE" w:rsidRDefault="00F07CFE" w:rsidP="00F07CFE">
      <w:pPr>
        <w:pStyle w:val="Bibliography"/>
        <w:rPr>
          <w:rFonts w:ascii="Times New Roman" w:hAnsi="Times New Roman" w:cs="Times New Roman"/>
          <w:sz w:val="24"/>
        </w:rPr>
      </w:pPr>
      <w:proofErr w:type="spellStart"/>
      <w:r w:rsidRPr="00F07CFE">
        <w:rPr>
          <w:rFonts w:ascii="Times New Roman" w:hAnsi="Times New Roman" w:cs="Times New Roman"/>
          <w:sz w:val="24"/>
        </w:rPr>
        <w:t>VanderWaal</w:t>
      </w:r>
      <w:proofErr w:type="spellEnd"/>
      <w:r w:rsidRPr="00F07CFE">
        <w:rPr>
          <w:rFonts w:ascii="Times New Roman" w:hAnsi="Times New Roman" w:cs="Times New Roman"/>
          <w:sz w:val="24"/>
        </w:rPr>
        <w:t xml:space="preserve">, K.L., </w:t>
      </w:r>
      <w:proofErr w:type="spellStart"/>
      <w:r w:rsidRPr="00F07CFE">
        <w:rPr>
          <w:rFonts w:ascii="Times New Roman" w:hAnsi="Times New Roman" w:cs="Times New Roman"/>
          <w:sz w:val="24"/>
        </w:rPr>
        <w:t>Atwill</w:t>
      </w:r>
      <w:proofErr w:type="spellEnd"/>
      <w:r w:rsidRPr="00F07CFE">
        <w:rPr>
          <w:rFonts w:ascii="Times New Roman" w:hAnsi="Times New Roman" w:cs="Times New Roman"/>
          <w:sz w:val="24"/>
        </w:rPr>
        <w:t>, E.R., Isbell, L.A. &amp; McCowan, B. (2014). Linking social and pathogen transmission networks using microbial genetics in giraffe (</w:t>
      </w:r>
      <w:r w:rsidRPr="00F07CFE">
        <w:rPr>
          <w:rFonts w:ascii="Times New Roman" w:hAnsi="Times New Roman" w:cs="Times New Roman"/>
          <w:i/>
          <w:iCs/>
          <w:sz w:val="24"/>
        </w:rPr>
        <w:t>Giraffa camelopardalis</w:t>
      </w:r>
      <w:r w:rsidRPr="00F07CFE">
        <w:rPr>
          <w:rFonts w:ascii="Times New Roman" w:hAnsi="Times New Roman" w:cs="Times New Roman"/>
          <w:sz w:val="24"/>
        </w:rPr>
        <w:t xml:space="preserve">). </w:t>
      </w:r>
      <w:r w:rsidRPr="00F07CFE">
        <w:rPr>
          <w:rFonts w:ascii="Times New Roman" w:hAnsi="Times New Roman" w:cs="Times New Roman"/>
          <w:i/>
          <w:iCs/>
          <w:sz w:val="24"/>
        </w:rPr>
        <w:t>The Journal of Animal Ecology</w:t>
      </w:r>
      <w:r w:rsidRPr="00F07CFE">
        <w:rPr>
          <w:rFonts w:ascii="Times New Roman" w:hAnsi="Times New Roman" w:cs="Times New Roman"/>
          <w:sz w:val="24"/>
        </w:rPr>
        <w:t>, 83, 406–14.</w:t>
      </w:r>
    </w:p>
    <w:p w14:paraId="3FE0CEF0"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Weber, N., Carter, S.P., Dall, S.R.X., </w:t>
      </w:r>
      <w:proofErr w:type="spellStart"/>
      <w:r w:rsidRPr="00F07CFE">
        <w:rPr>
          <w:rFonts w:ascii="Times New Roman" w:hAnsi="Times New Roman" w:cs="Times New Roman"/>
          <w:sz w:val="24"/>
        </w:rPr>
        <w:t>Delahay</w:t>
      </w:r>
      <w:proofErr w:type="spellEnd"/>
      <w:r w:rsidRPr="00F07CFE">
        <w:rPr>
          <w:rFonts w:ascii="Times New Roman" w:hAnsi="Times New Roman" w:cs="Times New Roman"/>
          <w:sz w:val="24"/>
        </w:rPr>
        <w:t xml:space="preserve">, R.J., McDonald, J.L., </w:t>
      </w:r>
      <w:proofErr w:type="spellStart"/>
      <w:r w:rsidRPr="00F07CFE">
        <w:rPr>
          <w:rFonts w:ascii="Times New Roman" w:hAnsi="Times New Roman" w:cs="Times New Roman"/>
          <w:sz w:val="24"/>
        </w:rPr>
        <w:t>Bearhop</w:t>
      </w:r>
      <w:proofErr w:type="spellEnd"/>
      <w:r w:rsidRPr="00F07CFE">
        <w:rPr>
          <w:rFonts w:ascii="Times New Roman" w:hAnsi="Times New Roman" w:cs="Times New Roman"/>
          <w:sz w:val="24"/>
        </w:rPr>
        <w:t xml:space="preserve">, S., </w:t>
      </w:r>
      <w:r w:rsidRPr="00F07CFE">
        <w:rPr>
          <w:rFonts w:ascii="Times New Roman" w:hAnsi="Times New Roman" w:cs="Times New Roman"/>
          <w:i/>
          <w:iCs/>
          <w:sz w:val="24"/>
        </w:rPr>
        <w:t>et al.</w:t>
      </w:r>
      <w:r w:rsidRPr="00F07CFE">
        <w:rPr>
          <w:rFonts w:ascii="Times New Roman" w:hAnsi="Times New Roman" w:cs="Times New Roman"/>
          <w:sz w:val="24"/>
        </w:rPr>
        <w:t xml:space="preserve"> (2013). Badger social networks correlate with tuberculosis infection. </w:t>
      </w:r>
      <w:r w:rsidRPr="00F07CFE">
        <w:rPr>
          <w:rFonts w:ascii="Times New Roman" w:hAnsi="Times New Roman" w:cs="Times New Roman"/>
          <w:i/>
          <w:iCs/>
          <w:sz w:val="24"/>
        </w:rPr>
        <w:t>Current Biology</w:t>
      </w:r>
      <w:r w:rsidRPr="00F07CFE">
        <w:rPr>
          <w:rFonts w:ascii="Times New Roman" w:hAnsi="Times New Roman" w:cs="Times New Roman"/>
          <w:sz w:val="24"/>
        </w:rPr>
        <w:t>, 23, R915–R916.</w:t>
      </w:r>
    </w:p>
    <w:p w14:paraId="2E6F968C"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White, L.A., Forester, J.D. &amp; Craft, M.E. (2017). Using contact networks to explore mechanisms of parasite transmission in wildlife. </w:t>
      </w:r>
      <w:r w:rsidRPr="00F07CFE">
        <w:rPr>
          <w:rFonts w:ascii="Times New Roman" w:hAnsi="Times New Roman" w:cs="Times New Roman"/>
          <w:i/>
          <w:iCs/>
          <w:sz w:val="24"/>
        </w:rPr>
        <w:t>Biological Reviews</w:t>
      </w:r>
      <w:r w:rsidRPr="00F07CFE">
        <w:rPr>
          <w:rFonts w:ascii="Times New Roman" w:hAnsi="Times New Roman" w:cs="Times New Roman"/>
          <w:sz w:val="24"/>
        </w:rPr>
        <w:t>, 92, 389–409.</w:t>
      </w:r>
    </w:p>
    <w:p w14:paraId="09EF340E"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Worsley-Tonks, K.E.L., Escobar, L.E., </w:t>
      </w:r>
      <w:proofErr w:type="spellStart"/>
      <w:r w:rsidRPr="00F07CFE">
        <w:rPr>
          <w:rFonts w:ascii="Times New Roman" w:hAnsi="Times New Roman" w:cs="Times New Roman"/>
          <w:sz w:val="24"/>
        </w:rPr>
        <w:t>Biek</w:t>
      </w:r>
      <w:proofErr w:type="spellEnd"/>
      <w:r w:rsidRPr="00F07CFE">
        <w:rPr>
          <w:rFonts w:ascii="Times New Roman" w:hAnsi="Times New Roman" w:cs="Times New Roman"/>
          <w:sz w:val="24"/>
        </w:rPr>
        <w:t xml:space="preserve">, R., Castaneda-Guzman, M., Craft, M.E., </w:t>
      </w:r>
      <w:proofErr w:type="spellStart"/>
      <w:r w:rsidRPr="00F07CFE">
        <w:rPr>
          <w:rFonts w:ascii="Times New Roman" w:hAnsi="Times New Roman" w:cs="Times New Roman"/>
          <w:sz w:val="24"/>
        </w:rPr>
        <w:t>Streicker</w:t>
      </w:r>
      <w:proofErr w:type="spellEnd"/>
      <w:r w:rsidRPr="00F07CFE">
        <w:rPr>
          <w:rFonts w:ascii="Times New Roman" w:hAnsi="Times New Roman" w:cs="Times New Roman"/>
          <w:sz w:val="24"/>
        </w:rPr>
        <w:t xml:space="preserve">, D.G., </w:t>
      </w:r>
      <w:r w:rsidRPr="00F07CFE">
        <w:rPr>
          <w:rFonts w:ascii="Times New Roman" w:hAnsi="Times New Roman" w:cs="Times New Roman"/>
          <w:i/>
          <w:iCs/>
          <w:sz w:val="24"/>
        </w:rPr>
        <w:t>et al.</w:t>
      </w:r>
      <w:r w:rsidRPr="00F07CFE">
        <w:rPr>
          <w:rFonts w:ascii="Times New Roman" w:hAnsi="Times New Roman" w:cs="Times New Roman"/>
          <w:sz w:val="24"/>
        </w:rPr>
        <w:t xml:space="preserve"> (2020). Using host traits to predict reservoir host species of rabies virus. </w:t>
      </w:r>
      <w:r w:rsidRPr="00F07CFE">
        <w:rPr>
          <w:rFonts w:ascii="Times New Roman" w:hAnsi="Times New Roman" w:cs="Times New Roman"/>
          <w:i/>
          <w:iCs/>
          <w:sz w:val="24"/>
        </w:rPr>
        <w:t>PLOS Neglected Tropical Diseases</w:t>
      </w:r>
      <w:r w:rsidRPr="00F07CFE">
        <w:rPr>
          <w:rFonts w:ascii="Times New Roman" w:hAnsi="Times New Roman" w:cs="Times New Roman"/>
          <w:sz w:val="24"/>
        </w:rPr>
        <w:t>, 14, e0008940.</w:t>
      </w:r>
    </w:p>
    <w:p w14:paraId="38ACC398" w14:textId="77777777" w:rsidR="00F07CFE" w:rsidRPr="00F07CFE" w:rsidRDefault="00F07CFE" w:rsidP="00F07CFE">
      <w:pPr>
        <w:pStyle w:val="Bibliography"/>
        <w:rPr>
          <w:rFonts w:ascii="Times New Roman" w:hAnsi="Times New Roman" w:cs="Times New Roman"/>
          <w:sz w:val="24"/>
        </w:rPr>
      </w:pPr>
      <w:r w:rsidRPr="00F07CFE">
        <w:rPr>
          <w:rFonts w:ascii="Times New Roman" w:hAnsi="Times New Roman" w:cs="Times New Roman"/>
          <w:sz w:val="24"/>
        </w:rPr>
        <w:t xml:space="preserve">Zhang, Z. &amp; Zhang, J. (2009). A big world </w:t>
      </w:r>
      <w:proofErr w:type="gramStart"/>
      <w:r w:rsidRPr="00F07CFE">
        <w:rPr>
          <w:rFonts w:ascii="Times New Roman" w:hAnsi="Times New Roman" w:cs="Times New Roman"/>
          <w:sz w:val="24"/>
        </w:rPr>
        <w:t>inside small-world networks</w:t>
      </w:r>
      <w:proofErr w:type="gramEnd"/>
      <w:r w:rsidRPr="00F07CFE">
        <w:rPr>
          <w:rFonts w:ascii="Times New Roman" w:hAnsi="Times New Roman" w:cs="Times New Roman"/>
          <w:sz w:val="24"/>
        </w:rPr>
        <w:t xml:space="preserve">. </w:t>
      </w:r>
      <w:proofErr w:type="spellStart"/>
      <w:r w:rsidRPr="00F07CFE">
        <w:rPr>
          <w:rFonts w:ascii="Times New Roman" w:hAnsi="Times New Roman" w:cs="Times New Roman"/>
          <w:i/>
          <w:iCs/>
          <w:sz w:val="24"/>
        </w:rPr>
        <w:t>PLoS</w:t>
      </w:r>
      <w:proofErr w:type="spellEnd"/>
      <w:r w:rsidRPr="00F07CFE">
        <w:rPr>
          <w:rFonts w:ascii="Times New Roman" w:hAnsi="Times New Roman" w:cs="Times New Roman"/>
          <w:i/>
          <w:iCs/>
          <w:sz w:val="24"/>
        </w:rPr>
        <w:t xml:space="preserve"> One</w:t>
      </w:r>
      <w:r w:rsidRPr="00F07CFE">
        <w:rPr>
          <w:rFonts w:ascii="Times New Roman" w:hAnsi="Times New Roman" w:cs="Times New Roman"/>
          <w:sz w:val="24"/>
        </w:rPr>
        <w:t>, 4, e5686.</w:t>
      </w:r>
    </w:p>
    <w:p w14:paraId="604C67AB" w14:textId="49128E2A" w:rsidR="00020C1A" w:rsidRDefault="00DE4A8E">
      <w:r>
        <w:fldChar w:fldCharType="end"/>
      </w:r>
    </w:p>
    <w:p w14:paraId="630902AF" w14:textId="77777777" w:rsidR="00020C1A" w:rsidRDefault="00020C1A">
      <w:pPr>
        <w:spacing w:after="0" w:line="240" w:lineRule="auto"/>
      </w:pPr>
      <w:r>
        <w:br w:type="page"/>
      </w:r>
    </w:p>
    <w:p w14:paraId="624DE112" w14:textId="77777777" w:rsidR="00020C1A" w:rsidRDefault="00020C1A" w:rsidP="00020C1A">
      <w:pPr>
        <w:spacing w:after="0" w:line="48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b/>
          <w:bCs/>
          <w:color w:val="000000"/>
          <w:sz w:val="24"/>
          <w:szCs w:val="24"/>
          <w:lang w:eastAsia="en-AU"/>
        </w:rPr>
        <w:lastRenderedPageBreak/>
        <w:t>Text Box 1:</w:t>
      </w:r>
      <w:r>
        <w:rPr>
          <w:rFonts w:ascii="Times New Roman" w:eastAsia="Times New Roman" w:hAnsi="Times New Roman" w:cs="Times New Roman"/>
          <w:color w:val="000000"/>
          <w:sz w:val="24"/>
          <w:szCs w:val="24"/>
          <w:lang w:eastAsia="en-AU"/>
        </w:rPr>
        <w:t xml:space="preserve"> Terminology used in this paper.</w:t>
      </w:r>
    </w:p>
    <w:p w14:paraId="60C04F72" w14:textId="77777777" w:rsidR="00020C1A" w:rsidRDefault="00020C1A" w:rsidP="00020C1A">
      <w:pPr>
        <w:spacing w:after="0" w:line="48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A </w:t>
      </w:r>
      <w:r>
        <w:rPr>
          <w:rFonts w:ascii="Times New Roman" w:eastAsia="Times New Roman" w:hAnsi="Times New Roman" w:cs="Times New Roman"/>
          <w:i/>
          <w:iCs/>
          <w:color w:val="000000"/>
          <w:sz w:val="24"/>
          <w:szCs w:val="24"/>
          <w:lang w:eastAsia="en-AU"/>
        </w:rPr>
        <w:t>graph</w:t>
      </w:r>
      <w:r>
        <w:rPr>
          <w:rFonts w:ascii="Times New Roman" w:eastAsia="Times New Roman" w:hAnsi="Times New Roman" w:cs="Times New Roman"/>
          <w:color w:val="000000"/>
          <w:sz w:val="24"/>
          <w:szCs w:val="24"/>
          <w:lang w:eastAsia="en-AU"/>
        </w:rPr>
        <w:t xml:space="preserve"> (or “</w:t>
      </w:r>
      <w:r>
        <w:rPr>
          <w:rFonts w:ascii="Times New Roman" w:eastAsia="Times New Roman" w:hAnsi="Times New Roman" w:cs="Times New Roman"/>
          <w:i/>
          <w:iCs/>
          <w:color w:val="000000"/>
          <w:sz w:val="24"/>
          <w:szCs w:val="24"/>
          <w:lang w:eastAsia="en-AU"/>
        </w:rPr>
        <w:t>network</w:t>
      </w:r>
      <w:r>
        <w:rPr>
          <w:rFonts w:ascii="Times New Roman" w:eastAsia="Times New Roman" w:hAnsi="Times New Roman" w:cs="Times New Roman"/>
          <w:color w:val="000000"/>
          <w:sz w:val="24"/>
          <w:szCs w:val="24"/>
          <w:lang w:eastAsia="en-AU"/>
        </w:rPr>
        <w:t xml:space="preserve">”) is a collection of </w:t>
      </w:r>
      <w:r>
        <w:rPr>
          <w:rFonts w:ascii="Times New Roman" w:eastAsia="Times New Roman" w:hAnsi="Times New Roman" w:cs="Times New Roman"/>
          <w:i/>
          <w:iCs/>
          <w:color w:val="000000"/>
          <w:sz w:val="24"/>
          <w:szCs w:val="24"/>
          <w:lang w:eastAsia="en-AU"/>
        </w:rPr>
        <w:t>nodes</w:t>
      </w:r>
      <w:r>
        <w:rPr>
          <w:rFonts w:ascii="Times New Roman" w:eastAsia="Times New Roman" w:hAnsi="Times New Roman" w:cs="Times New Roman"/>
          <w:color w:val="000000"/>
          <w:sz w:val="24"/>
          <w:szCs w:val="24"/>
          <w:lang w:eastAsia="en-AU"/>
        </w:rPr>
        <w:t xml:space="preserve"> and a collection of </w:t>
      </w:r>
      <w:r>
        <w:rPr>
          <w:rFonts w:ascii="Times New Roman" w:eastAsia="Times New Roman" w:hAnsi="Times New Roman" w:cs="Times New Roman"/>
          <w:i/>
          <w:iCs/>
          <w:color w:val="000000"/>
          <w:sz w:val="24"/>
          <w:szCs w:val="24"/>
          <w:lang w:eastAsia="en-AU"/>
        </w:rPr>
        <w:t>edges</w:t>
      </w:r>
      <w:r>
        <w:rPr>
          <w:rFonts w:ascii="Times New Roman" w:eastAsia="Times New Roman" w:hAnsi="Times New Roman" w:cs="Times New Roman"/>
          <w:color w:val="000000"/>
          <w:sz w:val="24"/>
          <w:szCs w:val="24"/>
          <w:lang w:eastAsia="en-AU"/>
        </w:rPr>
        <w:t xml:space="preserve"> connecting the nodes in pairs, e.g., nodes </w:t>
      </w:r>
      <w:r>
        <w:rPr>
          <w:rFonts w:ascii="Times New Roman" w:eastAsia="Times New Roman" w:hAnsi="Times New Roman" w:cs="Times New Roman"/>
          <w:i/>
          <w:iCs/>
          <w:color w:val="000000"/>
          <w:sz w:val="24"/>
          <w:szCs w:val="24"/>
          <w:lang w:eastAsia="en-AU"/>
        </w:rPr>
        <w:t>x</w:t>
      </w:r>
      <w:r>
        <w:rPr>
          <w:rFonts w:ascii="Times New Roman" w:eastAsia="Times New Roman" w:hAnsi="Times New Roman" w:cs="Times New Roman"/>
          <w:color w:val="000000"/>
          <w:sz w:val="24"/>
          <w:szCs w:val="24"/>
          <w:lang w:eastAsia="en-AU"/>
        </w:rPr>
        <w:t xml:space="preserve">, </w:t>
      </w:r>
      <w:r>
        <w:rPr>
          <w:rFonts w:ascii="Times New Roman" w:eastAsia="Times New Roman" w:hAnsi="Times New Roman" w:cs="Times New Roman"/>
          <w:i/>
          <w:iCs/>
          <w:color w:val="000000"/>
          <w:sz w:val="24"/>
          <w:szCs w:val="24"/>
          <w:lang w:eastAsia="en-AU"/>
        </w:rPr>
        <w:t>y</w:t>
      </w:r>
      <w:r>
        <w:rPr>
          <w:rFonts w:ascii="Times New Roman" w:eastAsia="Times New Roman" w:hAnsi="Times New Roman" w:cs="Times New Roman"/>
          <w:color w:val="000000"/>
          <w:sz w:val="24"/>
          <w:szCs w:val="24"/>
          <w:lang w:eastAsia="en-AU"/>
        </w:rPr>
        <w:t xml:space="preserve"> joined by edge (</w:t>
      </w:r>
      <w:proofErr w:type="spellStart"/>
      <w:proofErr w:type="gramStart"/>
      <w:r>
        <w:rPr>
          <w:rFonts w:ascii="Times New Roman" w:eastAsia="Times New Roman" w:hAnsi="Times New Roman" w:cs="Times New Roman"/>
          <w:i/>
          <w:iCs/>
          <w:color w:val="000000"/>
          <w:sz w:val="24"/>
          <w:szCs w:val="24"/>
          <w:lang w:eastAsia="en-AU"/>
        </w:rPr>
        <w:t>x</w:t>
      </w:r>
      <w:r>
        <w:rPr>
          <w:rFonts w:ascii="Times New Roman" w:eastAsia="Times New Roman" w:hAnsi="Times New Roman" w:cs="Times New Roman"/>
          <w:color w:val="000000"/>
          <w:sz w:val="24"/>
          <w:szCs w:val="24"/>
          <w:lang w:eastAsia="en-AU"/>
        </w:rPr>
        <w:t>,</w:t>
      </w:r>
      <w:r>
        <w:rPr>
          <w:rFonts w:ascii="Times New Roman" w:eastAsia="Times New Roman" w:hAnsi="Times New Roman" w:cs="Times New Roman"/>
          <w:i/>
          <w:iCs/>
          <w:color w:val="000000"/>
          <w:sz w:val="24"/>
          <w:szCs w:val="24"/>
          <w:lang w:eastAsia="en-AU"/>
        </w:rPr>
        <w:t>y</w:t>
      </w:r>
      <w:proofErr w:type="spellEnd"/>
      <w:proofErr w:type="gramEnd"/>
      <w:r>
        <w:rPr>
          <w:rFonts w:ascii="Times New Roman" w:eastAsia="Times New Roman" w:hAnsi="Times New Roman" w:cs="Times New Roman"/>
          <w:color w:val="000000"/>
          <w:sz w:val="24"/>
          <w:szCs w:val="24"/>
          <w:lang w:eastAsia="en-AU"/>
        </w:rPr>
        <w:t xml:space="preserve">). We define the </w:t>
      </w:r>
      <w:r>
        <w:rPr>
          <w:rFonts w:ascii="Times New Roman" w:eastAsia="Times New Roman" w:hAnsi="Times New Roman" w:cs="Times New Roman"/>
          <w:i/>
          <w:iCs/>
          <w:color w:val="000000"/>
          <w:sz w:val="24"/>
          <w:szCs w:val="24"/>
          <w:lang w:eastAsia="en-AU"/>
        </w:rPr>
        <w:t>size</w:t>
      </w:r>
      <w:r>
        <w:rPr>
          <w:rFonts w:ascii="Times New Roman" w:eastAsia="Times New Roman" w:hAnsi="Times New Roman" w:cs="Times New Roman"/>
          <w:color w:val="000000"/>
          <w:sz w:val="24"/>
          <w:szCs w:val="24"/>
          <w:lang w:eastAsia="en-AU"/>
        </w:rPr>
        <w:t xml:space="preserve"> of the network – usually </w:t>
      </w:r>
      <w:r>
        <w:rPr>
          <w:rFonts w:ascii="Times New Roman" w:eastAsia="Times New Roman" w:hAnsi="Times New Roman" w:cs="Times New Roman"/>
          <w:i/>
          <w:iCs/>
          <w:color w:val="000000"/>
          <w:sz w:val="24"/>
          <w:szCs w:val="24"/>
          <w:lang w:eastAsia="en-AU"/>
        </w:rPr>
        <w:t>n</w:t>
      </w:r>
      <w:r>
        <w:rPr>
          <w:rFonts w:ascii="Times New Roman" w:eastAsia="Times New Roman" w:hAnsi="Times New Roman" w:cs="Times New Roman"/>
          <w:color w:val="000000"/>
          <w:sz w:val="24"/>
          <w:szCs w:val="24"/>
          <w:lang w:eastAsia="en-AU"/>
        </w:rPr>
        <w:t xml:space="preserve">, as the number of nodes (this usage differs from other strict mathematical definitions, but we feel this is more intuitive).  Two nodes are said to be </w:t>
      </w:r>
      <w:r>
        <w:rPr>
          <w:rFonts w:ascii="Times New Roman" w:eastAsia="Times New Roman" w:hAnsi="Times New Roman" w:cs="Times New Roman"/>
          <w:i/>
          <w:iCs/>
          <w:color w:val="000000"/>
          <w:sz w:val="24"/>
          <w:szCs w:val="24"/>
          <w:lang w:eastAsia="en-AU"/>
        </w:rPr>
        <w:t>adjacent</w:t>
      </w:r>
      <w:r>
        <w:rPr>
          <w:rFonts w:ascii="Times New Roman" w:eastAsia="Times New Roman" w:hAnsi="Times New Roman" w:cs="Times New Roman"/>
          <w:color w:val="000000"/>
          <w:sz w:val="24"/>
          <w:szCs w:val="24"/>
          <w:lang w:eastAsia="en-AU"/>
        </w:rPr>
        <w:t xml:space="preserve"> if they are connected by an edge, and the number of vertices adjacent to a given vertex </w:t>
      </w:r>
      <w:r>
        <w:rPr>
          <w:rFonts w:ascii="Times New Roman" w:eastAsia="Times New Roman" w:hAnsi="Times New Roman" w:cs="Times New Roman"/>
          <w:i/>
          <w:iCs/>
          <w:color w:val="000000"/>
          <w:sz w:val="24"/>
          <w:szCs w:val="24"/>
          <w:lang w:eastAsia="en-AU"/>
        </w:rPr>
        <w:t>x</w:t>
      </w:r>
      <w:r>
        <w:rPr>
          <w:rFonts w:ascii="Times New Roman" w:eastAsia="Times New Roman" w:hAnsi="Times New Roman" w:cs="Times New Roman"/>
          <w:color w:val="000000"/>
          <w:sz w:val="24"/>
          <w:szCs w:val="24"/>
          <w:lang w:eastAsia="en-AU"/>
        </w:rPr>
        <w:t xml:space="preserve"> is called its </w:t>
      </w:r>
      <w:r>
        <w:rPr>
          <w:rFonts w:ascii="Times New Roman" w:eastAsia="Times New Roman" w:hAnsi="Times New Roman" w:cs="Times New Roman"/>
          <w:i/>
          <w:iCs/>
          <w:color w:val="000000"/>
          <w:sz w:val="24"/>
          <w:szCs w:val="24"/>
          <w:lang w:eastAsia="en-AU"/>
        </w:rPr>
        <w:t>degree</w:t>
      </w:r>
      <w:r>
        <w:rPr>
          <w:rFonts w:ascii="Times New Roman" w:eastAsia="Times New Roman" w:hAnsi="Times New Roman" w:cs="Times New Roman"/>
          <w:color w:val="000000"/>
          <w:sz w:val="24"/>
          <w:szCs w:val="24"/>
          <w:lang w:eastAsia="en-AU"/>
        </w:rPr>
        <w:t>, deg(</w:t>
      </w:r>
      <w:r>
        <w:rPr>
          <w:rFonts w:ascii="Times New Roman" w:eastAsia="Times New Roman" w:hAnsi="Times New Roman" w:cs="Times New Roman"/>
          <w:i/>
          <w:iCs/>
          <w:color w:val="000000"/>
          <w:sz w:val="24"/>
          <w:szCs w:val="24"/>
          <w:lang w:eastAsia="en-AU"/>
        </w:rPr>
        <w:t>x</w:t>
      </w:r>
      <w:r>
        <w:rPr>
          <w:rFonts w:ascii="Times New Roman" w:eastAsia="Times New Roman" w:hAnsi="Times New Roman" w:cs="Times New Roman"/>
          <w:color w:val="000000"/>
          <w:sz w:val="24"/>
          <w:szCs w:val="24"/>
          <w:lang w:eastAsia="en-AU"/>
        </w:rPr>
        <w:t>).  Edges may be directed, in which case edge (</w:t>
      </w:r>
      <w:proofErr w:type="spellStart"/>
      <w:proofErr w:type="gramStart"/>
      <w:r>
        <w:rPr>
          <w:rFonts w:ascii="Times New Roman" w:eastAsia="Times New Roman" w:hAnsi="Times New Roman" w:cs="Times New Roman"/>
          <w:i/>
          <w:iCs/>
          <w:color w:val="000000"/>
          <w:sz w:val="24"/>
          <w:szCs w:val="24"/>
          <w:lang w:eastAsia="en-AU"/>
        </w:rPr>
        <w:t>x</w:t>
      </w:r>
      <w:r>
        <w:rPr>
          <w:rFonts w:ascii="Times New Roman" w:eastAsia="Times New Roman" w:hAnsi="Times New Roman" w:cs="Times New Roman"/>
          <w:color w:val="000000"/>
          <w:sz w:val="24"/>
          <w:szCs w:val="24"/>
          <w:lang w:eastAsia="en-AU"/>
        </w:rPr>
        <w:t>,</w:t>
      </w:r>
      <w:r>
        <w:rPr>
          <w:rFonts w:ascii="Times New Roman" w:eastAsia="Times New Roman" w:hAnsi="Times New Roman" w:cs="Times New Roman"/>
          <w:i/>
          <w:iCs/>
          <w:color w:val="000000"/>
          <w:sz w:val="24"/>
          <w:szCs w:val="24"/>
          <w:lang w:eastAsia="en-AU"/>
        </w:rPr>
        <w:t>y</w:t>
      </w:r>
      <w:proofErr w:type="spellEnd"/>
      <w:proofErr w:type="gramEnd"/>
      <w:r>
        <w:rPr>
          <w:rFonts w:ascii="Times New Roman" w:eastAsia="Times New Roman" w:hAnsi="Times New Roman" w:cs="Times New Roman"/>
          <w:color w:val="000000"/>
          <w:sz w:val="24"/>
          <w:szCs w:val="24"/>
          <w:lang w:eastAsia="en-AU"/>
        </w:rPr>
        <w:t>) is different from edge (</w:t>
      </w:r>
      <w:proofErr w:type="spellStart"/>
      <w:r>
        <w:rPr>
          <w:rFonts w:ascii="Times New Roman" w:eastAsia="Times New Roman" w:hAnsi="Times New Roman" w:cs="Times New Roman"/>
          <w:i/>
          <w:iCs/>
          <w:color w:val="000000"/>
          <w:sz w:val="24"/>
          <w:szCs w:val="24"/>
          <w:lang w:eastAsia="en-AU"/>
        </w:rPr>
        <w:t>y</w:t>
      </w:r>
      <w:r>
        <w:rPr>
          <w:rFonts w:ascii="Times New Roman" w:eastAsia="Times New Roman" w:hAnsi="Times New Roman" w:cs="Times New Roman"/>
          <w:color w:val="000000"/>
          <w:sz w:val="24"/>
          <w:szCs w:val="24"/>
          <w:lang w:eastAsia="en-AU"/>
        </w:rPr>
        <w:t>,</w:t>
      </w:r>
      <w:r>
        <w:rPr>
          <w:rFonts w:ascii="Times New Roman" w:eastAsia="Times New Roman" w:hAnsi="Times New Roman" w:cs="Times New Roman"/>
          <w:i/>
          <w:iCs/>
          <w:color w:val="000000"/>
          <w:sz w:val="24"/>
          <w:szCs w:val="24"/>
          <w:lang w:eastAsia="en-AU"/>
        </w:rPr>
        <w:t>x</w:t>
      </w:r>
      <w:proofErr w:type="spellEnd"/>
      <w:r>
        <w:rPr>
          <w:rFonts w:ascii="Times New Roman" w:eastAsia="Times New Roman" w:hAnsi="Times New Roman" w:cs="Times New Roman"/>
          <w:color w:val="000000"/>
          <w:sz w:val="24"/>
          <w:szCs w:val="24"/>
          <w:lang w:eastAsia="en-AU"/>
        </w:rPr>
        <w:t xml:space="preserve">), but in our analyses we treat them as </w:t>
      </w:r>
      <w:r>
        <w:rPr>
          <w:rFonts w:ascii="Times New Roman" w:eastAsia="Times New Roman" w:hAnsi="Times New Roman" w:cs="Times New Roman"/>
          <w:i/>
          <w:iCs/>
          <w:color w:val="000000"/>
          <w:sz w:val="24"/>
          <w:szCs w:val="24"/>
          <w:lang w:eastAsia="en-AU"/>
        </w:rPr>
        <w:t>undirected</w:t>
      </w:r>
      <w:r>
        <w:rPr>
          <w:rFonts w:ascii="Times New Roman" w:eastAsia="Times New Roman" w:hAnsi="Times New Roman" w:cs="Times New Roman"/>
          <w:color w:val="000000"/>
          <w:sz w:val="24"/>
          <w:szCs w:val="24"/>
          <w:lang w:eastAsia="en-AU"/>
        </w:rPr>
        <w:t>, so (</w:t>
      </w:r>
      <w:proofErr w:type="spellStart"/>
      <w:r>
        <w:rPr>
          <w:rFonts w:ascii="Times New Roman" w:eastAsia="Times New Roman" w:hAnsi="Times New Roman" w:cs="Times New Roman"/>
          <w:i/>
          <w:iCs/>
          <w:color w:val="000000"/>
          <w:sz w:val="24"/>
          <w:szCs w:val="24"/>
          <w:lang w:eastAsia="en-AU"/>
        </w:rPr>
        <w:t>x</w:t>
      </w:r>
      <w:r>
        <w:rPr>
          <w:rFonts w:ascii="Times New Roman" w:eastAsia="Times New Roman" w:hAnsi="Times New Roman" w:cs="Times New Roman"/>
          <w:color w:val="000000"/>
          <w:sz w:val="24"/>
          <w:szCs w:val="24"/>
          <w:lang w:eastAsia="en-AU"/>
        </w:rPr>
        <w:t>,</w:t>
      </w:r>
      <w:r>
        <w:rPr>
          <w:rFonts w:ascii="Times New Roman" w:eastAsia="Times New Roman" w:hAnsi="Times New Roman" w:cs="Times New Roman"/>
          <w:i/>
          <w:iCs/>
          <w:color w:val="000000"/>
          <w:sz w:val="24"/>
          <w:szCs w:val="24"/>
          <w:lang w:eastAsia="en-AU"/>
        </w:rPr>
        <w:t>y</w:t>
      </w:r>
      <w:proofErr w:type="spellEnd"/>
      <w:r>
        <w:rPr>
          <w:rFonts w:ascii="Times New Roman" w:eastAsia="Times New Roman" w:hAnsi="Times New Roman" w:cs="Times New Roman"/>
          <w:color w:val="000000"/>
          <w:sz w:val="24"/>
          <w:szCs w:val="24"/>
          <w:lang w:eastAsia="en-AU"/>
        </w:rPr>
        <w:t>)=(</w:t>
      </w:r>
      <w:proofErr w:type="spellStart"/>
      <w:r>
        <w:rPr>
          <w:rFonts w:ascii="Times New Roman" w:eastAsia="Times New Roman" w:hAnsi="Times New Roman" w:cs="Times New Roman"/>
          <w:i/>
          <w:iCs/>
          <w:color w:val="000000"/>
          <w:sz w:val="24"/>
          <w:szCs w:val="24"/>
          <w:lang w:eastAsia="en-AU"/>
        </w:rPr>
        <w:t>y</w:t>
      </w:r>
      <w:r>
        <w:rPr>
          <w:rFonts w:ascii="Times New Roman" w:eastAsia="Times New Roman" w:hAnsi="Times New Roman" w:cs="Times New Roman"/>
          <w:color w:val="000000"/>
          <w:sz w:val="24"/>
          <w:szCs w:val="24"/>
          <w:lang w:eastAsia="en-AU"/>
        </w:rPr>
        <w:t>,</w:t>
      </w:r>
      <w:r>
        <w:rPr>
          <w:rFonts w:ascii="Times New Roman" w:eastAsia="Times New Roman" w:hAnsi="Times New Roman" w:cs="Times New Roman"/>
          <w:i/>
          <w:iCs/>
          <w:color w:val="000000"/>
          <w:sz w:val="24"/>
          <w:szCs w:val="24"/>
          <w:lang w:eastAsia="en-AU"/>
        </w:rPr>
        <w:t>x</w:t>
      </w:r>
      <w:proofErr w:type="spellEnd"/>
      <w:r>
        <w:rPr>
          <w:rFonts w:ascii="Times New Roman" w:eastAsia="Times New Roman" w:hAnsi="Times New Roman" w:cs="Times New Roman"/>
          <w:color w:val="000000"/>
          <w:sz w:val="24"/>
          <w:szCs w:val="24"/>
          <w:lang w:eastAsia="en-AU"/>
        </w:rPr>
        <w:t>).  Graphs can be represented naturally by matrices whose rows and columns are indexed by the nodes (</w:t>
      </w:r>
      <w:proofErr w:type="gramStart"/>
      <w:r>
        <w:rPr>
          <w:rFonts w:ascii="Times New Roman" w:eastAsia="Times New Roman" w:hAnsi="Times New Roman" w:cs="Times New Roman"/>
          <w:color w:val="000000"/>
          <w:sz w:val="24"/>
          <w:szCs w:val="24"/>
          <w:lang w:eastAsia="en-AU"/>
        </w:rPr>
        <w:t>1,2,…</w:t>
      </w:r>
      <w:proofErr w:type="gramEnd"/>
      <w:r>
        <w:rPr>
          <w:rFonts w:ascii="Times New Roman" w:eastAsia="Times New Roman" w:hAnsi="Times New Roman" w:cs="Times New Roman"/>
          <w:color w:val="000000"/>
          <w:sz w:val="24"/>
          <w:szCs w:val="24"/>
          <w:lang w:eastAsia="en-AU"/>
        </w:rPr>
        <w:t>,</w:t>
      </w:r>
      <w:r>
        <w:rPr>
          <w:rFonts w:ascii="Times New Roman" w:eastAsia="Times New Roman" w:hAnsi="Times New Roman" w:cs="Times New Roman"/>
          <w:i/>
          <w:iCs/>
          <w:color w:val="000000"/>
          <w:sz w:val="24"/>
          <w:szCs w:val="24"/>
          <w:lang w:eastAsia="en-AU"/>
        </w:rPr>
        <w:t>n</w:t>
      </w:r>
      <w:r>
        <w:rPr>
          <w:rFonts w:ascii="Times New Roman" w:eastAsia="Times New Roman" w:hAnsi="Times New Roman" w:cs="Times New Roman"/>
          <w:color w:val="000000"/>
          <w:sz w:val="24"/>
          <w:szCs w:val="24"/>
          <w:lang w:eastAsia="en-AU"/>
        </w:rPr>
        <w:t xml:space="preserve">): the obvious one is the </w:t>
      </w:r>
      <w:r>
        <w:rPr>
          <w:rFonts w:ascii="Times New Roman" w:eastAsia="Times New Roman" w:hAnsi="Times New Roman" w:cs="Times New Roman"/>
          <w:i/>
          <w:iCs/>
          <w:color w:val="000000"/>
          <w:sz w:val="24"/>
          <w:szCs w:val="24"/>
          <w:lang w:eastAsia="en-AU"/>
        </w:rPr>
        <w:t>adjacency matrix</w:t>
      </w:r>
      <w:r>
        <w:rPr>
          <w:rFonts w:ascii="Times New Roman" w:eastAsia="Times New Roman" w:hAnsi="Times New Roman" w:cs="Times New Roman"/>
          <w:color w:val="000000"/>
          <w:sz w:val="24"/>
          <w:szCs w:val="24"/>
          <w:lang w:eastAsia="en-AU"/>
        </w:rPr>
        <w:t xml:space="preserve"> </w:t>
      </w:r>
      <w:r>
        <w:rPr>
          <w:rFonts w:ascii="Times New Roman" w:eastAsia="Times New Roman" w:hAnsi="Times New Roman" w:cs="Times New Roman"/>
          <w:i/>
          <w:iCs/>
          <w:color w:val="000000"/>
          <w:sz w:val="24"/>
          <w:szCs w:val="24"/>
          <w:lang w:eastAsia="en-AU"/>
        </w:rPr>
        <w:t>A</w:t>
      </w:r>
      <w:r>
        <w:rPr>
          <w:rFonts w:ascii="Times New Roman" w:eastAsia="Times New Roman" w:hAnsi="Times New Roman" w:cs="Times New Roman"/>
          <w:color w:val="000000"/>
          <w:sz w:val="24"/>
          <w:szCs w:val="24"/>
          <w:lang w:eastAsia="en-AU"/>
        </w:rPr>
        <w:t>, whose (</w:t>
      </w:r>
      <w:proofErr w:type="spellStart"/>
      <w:r>
        <w:rPr>
          <w:rFonts w:ascii="Times New Roman" w:eastAsia="Times New Roman" w:hAnsi="Times New Roman" w:cs="Times New Roman"/>
          <w:i/>
          <w:iCs/>
          <w:color w:val="000000"/>
          <w:sz w:val="24"/>
          <w:szCs w:val="24"/>
          <w:lang w:eastAsia="en-AU"/>
        </w:rPr>
        <w:t>i</w:t>
      </w:r>
      <w:r>
        <w:rPr>
          <w:rFonts w:ascii="Times New Roman" w:eastAsia="Times New Roman" w:hAnsi="Times New Roman" w:cs="Times New Roman"/>
          <w:color w:val="000000"/>
          <w:sz w:val="24"/>
          <w:szCs w:val="24"/>
          <w:lang w:eastAsia="en-AU"/>
        </w:rPr>
        <w:t>,</w:t>
      </w:r>
      <w:r>
        <w:rPr>
          <w:rFonts w:ascii="Times New Roman" w:eastAsia="Times New Roman" w:hAnsi="Times New Roman" w:cs="Times New Roman"/>
          <w:i/>
          <w:iCs/>
          <w:color w:val="000000"/>
          <w:sz w:val="24"/>
          <w:szCs w:val="24"/>
          <w:lang w:eastAsia="en-AU"/>
        </w:rPr>
        <w:t>j</w:t>
      </w:r>
      <w:proofErr w:type="spellEnd"/>
      <w:r>
        <w:rPr>
          <w:rFonts w:ascii="Times New Roman" w:eastAsia="Times New Roman" w:hAnsi="Times New Roman" w:cs="Times New Roman"/>
          <w:color w:val="000000"/>
          <w:sz w:val="24"/>
          <w:szCs w:val="24"/>
          <w:lang w:eastAsia="en-AU"/>
        </w:rPr>
        <w:t>)-</w:t>
      </w:r>
      <w:proofErr w:type="spellStart"/>
      <w:r>
        <w:rPr>
          <w:rFonts w:ascii="Times New Roman" w:eastAsia="Times New Roman" w:hAnsi="Times New Roman" w:cs="Times New Roman"/>
          <w:color w:val="000000"/>
          <w:sz w:val="24"/>
          <w:szCs w:val="24"/>
          <w:lang w:eastAsia="en-AU"/>
        </w:rPr>
        <w:t>th</w:t>
      </w:r>
      <w:proofErr w:type="spellEnd"/>
      <w:r>
        <w:rPr>
          <w:rFonts w:ascii="Times New Roman" w:eastAsia="Times New Roman" w:hAnsi="Times New Roman" w:cs="Times New Roman"/>
          <w:color w:val="000000"/>
          <w:sz w:val="24"/>
          <w:szCs w:val="24"/>
          <w:lang w:eastAsia="en-AU"/>
        </w:rPr>
        <w:t xml:space="preserve"> entry </w:t>
      </w:r>
      <w:proofErr w:type="spellStart"/>
      <w:r>
        <w:rPr>
          <w:rFonts w:ascii="Times New Roman" w:eastAsia="Times New Roman" w:hAnsi="Times New Roman" w:cs="Times New Roman"/>
          <w:i/>
          <w:iCs/>
          <w:color w:val="000000"/>
          <w:sz w:val="24"/>
          <w:szCs w:val="24"/>
          <w:lang w:eastAsia="en-AU"/>
        </w:rPr>
        <w:t>A</w:t>
      </w:r>
      <w:r>
        <w:rPr>
          <w:rFonts w:ascii="Times New Roman" w:eastAsia="Times New Roman" w:hAnsi="Times New Roman" w:cs="Times New Roman"/>
          <w:i/>
          <w:iCs/>
          <w:color w:val="000000"/>
          <w:sz w:val="24"/>
          <w:szCs w:val="24"/>
          <w:vertAlign w:val="subscript"/>
          <w:lang w:eastAsia="en-AU"/>
        </w:rPr>
        <w:t>ij</w:t>
      </w:r>
      <w:proofErr w:type="spellEnd"/>
      <w:r>
        <w:rPr>
          <w:rFonts w:ascii="Times New Roman" w:eastAsia="Times New Roman" w:hAnsi="Times New Roman" w:cs="Times New Roman"/>
          <w:color w:val="000000"/>
          <w:sz w:val="24"/>
          <w:szCs w:val="24"/>
          <w:lang w:eastAsia="en-AU"/>
        </w:rPr>
        <w:t xml:space="preserve"> is 1 if nodes </w:t>
      </w:r>
      <w:proofErr w:type="spellStart"/>
      <w:r>
        <w:rPr>
          <w:rFonts w:ascii="Times New Roman" w:eastAsia="Times New Roman" w:hAnsi="Times New Roman" w:cs="Times New Roman"/>
          <w:i/>
          <w:iCs/>
          <w:color w:val="000000"/>
          <w:sz w:val="24"/>
          <w:szCs w:val="24"/>
          <w:lang w:eastAsia="en-AU"/>
        </w:rPr>
        <w:t>i</w:t>
      </w:r>
      <w:proofErr w:type="spellEnd"/>
      <w:r>
        <w:rPr>
          <w:rFonts w:ascii="Times New Roman" w:eastAsia="Times New Roman" w:hAnsi="Times New Roman" w:cs="Times New Roman"/>
          <w:color w:val="000000"/>
          <w:sz w:val="24"/>
          <w:szCs w:val="24"/>
          <w:lang w:eastAsia="en-AU"/>
        </w:rPr>
        <w:t xml:space="preserve"> and </w:t>
      </w:r>
      <w:r>
        <w:rPr>
          <w:rFonts w:ascii="Times New Roman" w:eastAsia="Times New Roman" w:hAnsi="Times New Roman" w:cs="Times New Roman"/>
          <w:i/>
          <w:iCs/>
          <w:color w:val="000000"/>
          <w:sz w:val="24"/>
          <w:szCs w:val="24"/>
          <w:lang w:eastAsia="en-AU"/>
        </w:rPr>
        <w:t>j</w:t>
      </w:r>
      <w:r>
        <w:rPr>
          <w:rFonts w:ascii="Times New Roman" w:eastAsia="Times New Roman" w:hAnsi="Times New Roman" w:cs="Times New Roman"/>
          <w:color w:val="000000"/>
          <w:sz w:val="24"/>
          <w:szCs w:val="24"/>
          <w:lang w:eastAsia="en-AU"/>
        </w:rPr>
        <w:t xml:space="preserve"> are adjacent, and 0 otherwise. </w:t>
      </w:r>
      <w:r>
        <w:rPr>
          <w:rFonts w:ascii="Times New Roman" w:eastAsia="Times New Roman" w:hAnsi="Times New Roman" w:cs="Times New Roman"/>
          <w:i/>
          <w:iCs/>
          <w:color w:val="000000"/>
          <w:sz w:val="24"/>
          <w:szCs w:val="24"/>
          <w:lang w:eastAsia="en-AU"/>
        </w:rPr>
        <w:t>A</w:t>
      </w:r>
      <w:r>
        <w:rPr>
          <w:rFonts w:ascii="Times New Roman" w:eastAsia="Times New Roman" w:hAnsi="Times New Roman" w:cs="Times New Roman"/>
          <w:color w:val="000000"/>
          <w:sz w:val="24"/>
          <w:szCs w:val="24"/>
          <w:lang w:eastAsia="en-AU"/>
        </w:rPr>
        <w:t xml:space="preserve"> is symmetric and </w:t>
      </w:r>
      <w:r>
        <w:rPr>
          <w:rFonts w:ascii="Times New Roman" w:eastAsia="Times New Roman" w:hAnsi="Times New Roman" w:cs="Times New Roman"/>
          <w:i/>
          <w:iCs/>
          <w:color w:val="000000"/>
          <w:sz w:val="24"/>
          <w:szCs w:val="24"/>
          <w:lang w:eastAsia="en-AU"/>
        </w:rPr>
        <w:t xml:space="preserve">n </w:t>
      </w:r>
      <w:r>
        <w:rPr>
          <w:rFonts w:ascii="Times New Roman" w:eastAsia="Times New Roman" w:hAnsi="Times New Roman" w:cs="Times New Roman"/>
          <w:color w:val="000000"/>
          <w:sz w:val="24"/>
          <w:szCs w:val="24"/>
          <w:lang w:eastAsia="en-AU"/>
        </w:rPr>
        <w:t>×</w:t>
      </w:r>
      <w:r>
        <w:rPr>
          <w:rFonts w:ascii="Times New Roman" w:eastAsia="Times New Roman" w:hAnsi="Times New Roman" w:cs="Times New Roman"/>
          <w:i/>
          <w:iCs/>
          <w:color w:val="000000"/>
          <w:sz w:val="24"/>
          <w:szCs w:val="24"/>
          <w:lang w:eastAsia="en-AU"/>
        </w:rPr>
        <w:t xml:space="preserve"> n</w:t>
      </w:r>
      <w:r>
        <w:rPr>
          <w:rFonts w:ascii="Times New Roman" w:eastAsia="Times New Roman" w:hAnsi="Times New Roman" w:cs="Times New Roman"/>
          <w:color w:val="000000"/>
          <w:sz w:val="24"/>
          <w:szCs w:val="24"/>
          <w:lang w:eastAsia="en-AU"/>
        </w:rPr>
        <w:t xml:space="preserve">, as are all the matrices in this work. Another useful matrix is the </w:t>
      </w:r>
      <w:r>
        <w:rPr>
          <w:rFonts w:ascii="Times New Roman" w:eastAsia="Times New Roman" w:hAnsi="Times New Roman" w:cs="Times New Roman"/>
          <w:i/>
          <w:iCs/>
          <w:color w:val="000000"/>
          <w:sz w:val="24"/>
          <w:szCs w:val="24"/>
          <w:lang w:eastAsia="en-AU"/>
        </w:rPr>
        <w:t>degree</w:t>
      </w:r>
      <w:r>
        <w:rPr>
          <w:rFonts w:ascii="Times New Roman" w:eastAsia="Times New Roman" w:hAnsi="Times New Roman" w:cs="Times New Roman"/>
          <w:color w:val="000000"/>
          <w:sz w:val="24"/>
          <w:szCs w:val="24"/>
          <w:lang w:eastAsia="en-AU"/>
        </w:rPr>
        <w:t xml:space="preserve"> matrix</w:t>
      </w:r>
      <w:r>
        <w:rPr>
          <w:rFonts w:ascii="Times New Roman" w:eastAsia="Times New Roman" w:hAnsi="Times New Roman" w:cs="Times New Roman"/>
          <w:i/>
          <w:iCs/>
          <w:color w:val="000000"/>
          <w:sz w:val="24"/>
          <w:szCs w:val="24"/>
          <w:lang w:eastAsia="en-AU"/>
        </w:rPr>
        <w:t xml:space="preserve"> D</w:t>
      </w:r>
      <w:r>
        <w:rPr>
          <w:rFonts w:ascii="Times New Roman" w:eastAsia="Times New Roman" w:hAnsi="Times New Roman" w:cs="Times New Roman"/>
          <w:color w:val="000000"/>
          <w:sz w:val="24"/>
          <w:szCs w:val="24"/>
          <w:lang w:eastAsia="en-AU"/>
        </w:rPr>
        <w:t xml:space="preserve">, in which </w:t>
      </w:r>
      <w:proofErr w:type="spellStart"/>
      <w:r>
        <w:rPr>
          <w:rFonts w:ascii="Times New Roman" w:eastAsia="Times New Roman" w:hAnsi="Times New Roman" w:cs="Times New Roman"/>
          <w:i/>
          <w:iCs/>
          <w:color w:val="000000"/>
          <w:sz w:val="24"/>
          <w:szCs w:val="24"/>
          <w:lang w:eastAsia="en-AU"/>
        </w:rPr>
        <w:t>D</w:t>
      </w:r>
      <w:r>
        <w:rPr>
          <w:rFonts w:ascii="Times New Roman" w:eastAsia="Times New Roman" w:hAnsi="Times New Roman" w:cs="Times New Roman"/>
          <w:i/>
          <w:iCs/>
          <w:color w:val="000000"/>
          <w:sz w:val="24"/>
          <w:szCs w:val="24"/>
          <w:vertAlign w:val="subscript"/>
          <w:lang w:eastAsia="en-AU"/>
        </w:rPr>
        <w:t>ij</w:t>
      </w:r>
      <w:proofErr w:type="spellEnd"/>
      <w:r>
        <w:rPr>
          <w:rFonts w:ascii="Times New Roman" w:eastAsia="Times New Roman" w:hAnsi="Times New Roman" w:cs="Times New Roman"/>
          <w:color w:val="000000"/>
          <w:sz w:val="24"/>
          <w:szCs w:val="24"/>
          <w:lang w:eastAsia="en-AU"/>
        </w:rPr>
        <w:t xml:space="preserve"> is the degree of node </w:t>
      </w:r>
      <w:proofErr w:type="spellStart"/>
      <w:r>
        <w:rPr>
          <w:rFonts w:ascii="Times New Roman" w:eastAsia="Times New Roman" w:hAnsi="Times New Roman" w:cs="Times New Roman"/>
          <w:i/>
          <w:iCs/>
          <w:color w:val="000000"/>
          <w:sz w:val="24"/>
          <w:szCs w:val="24"/>
          <w:lang w:eastAsia="en-AU"/>
        </w:rPr>
        <w:t>i</w:t>
      </w:r>
      <w:proofErr w:type="spellEnd"/>
      <w:r>
        <w:rPr>
          <w:rFonts w:ascii="Times New Roman" w:eastAsia="Times New Roman" w:hAnsi="Times New Roman" w:cs="Times New Roman"/>
          <w:color w:val="000000"/>
          <w:sz w:val="24"/>
          <w:szCs w:val="24"/>
          <w:lang w:eastAsia="en-AU"/>
        </w:rPr>
        <w:t xml:space="preserve"> if </w:t>
      </w:r>
      <w:proofErr w:type="spellStart"/>
      <w:r>
        <w:rPr>
          <w:rFonts w:ascii="Times New Roman" w:eastAsia="Times New Roman" w:hAnsi="Times New Roman" w:cs="Times New Roman"/>
          <w:i/>
          <w:iCs/>
          <w:color w:val="000000"/>
          <w:sz w:val="24"/>
          <w:szCs w:val="24"/>
          <w:lang w:eastAsia="en-AU"/>
        </w:rPr>
        <w:t>i</w:t>
      </w:r>
      <w:proofErr w:type="spellEnd"/>
      <w:r>
        <w:rPr>
          <w:rFonts w:ascii="Times New Roman" w:eastAsia="Times New Roman" w:hAnsi="Times New Roman" w:cs="Times New Roman"/>
          <w:color w:val="000000"/>
          <w:sz w:val="24"/>
          <w:szCs w:val="24"/>
          <w:lang w:eastAsia="en-AU"/>
        </w:rPr>
        <w:t>=</w:t>
      </w:r>
      <w:r>
        <w:rPr>
          <w:rFonts w:ascii="Times New Roman" w:eastAsia="Times New Roman" w:hAnsi="Times New Roman" w:cs="Times New Roman"/>
          <w:i/>
          <w:iCs/>
          <w:color w:val="000000"/>
          <w:sz w:val="24"/>
          <w:szCs w:val="24"/>
          <w:lang w:eastAsia="en-AU"/>
        </w:rPr>
        <w:t>j</w:t>
      </w:r>
      <w:r>
        <w:rPr>
          <w:rFonts w:ascii="Times New Roman" w:eastAsia="Times New Roman" w:hAnsi="Times New Roman" w:cs="Times New Roman"/>
          <w:color w:val="000000"/>
          <w:sz w:val="24"/>
          <w:szCs w:val="24"/>
          <w:lang w:eastAsia="en-AU"/>
        </w:rPr>
        <w:t xml:space="preserve">, and 0 otherwise. The </w:t>
      </w:r>
      <w:r>
        <w:rPr>
          <w:rFonts w:ascii="Times New Roman" w:eastAsia="Times New Roman" w:hAnsi="Times New Roman" w:cs="Times New Roman"/>
          <w:i/>
          <w:iCs/>
          <w:color w:val="000000"/>
          <w:sz w:val="24"/>
          <w:szCs w:val="24"/>
          <w:lang w:eastAsia="en-AU"/>
        </w:rPr>
        <w:t>Laplacian</w:t>
      </w:r>
      <w:r>
        <w:rPr>
          <w:rFonts w:ascii="Times New Roman" w:eastAsia="Times New Roman" w:hAnsi="Times New Roman" w:cs="Times New Roman"/>
          <w:color w:val="000000"/>
          <w:sz w:val="24"/>
          <w:szCs w:val="24"/>
          <w:lang w:eastAsia="en-AU"/>
        </w:rPr>
        <w:t xml:space="preserve"> matrix </w:t>
      </w:r>
      <w:r>
        <w:rPr>
          <w:rFonts w:ascii="Times New Roman" w:eastAsia="Times New Roman" w:hAnsi="Times New Roman" w:cs="Times New Roman"/>
          <w:i/>
          <w:iCs/>
          <w:color w:val="000000"/>
          <w:sz w:val="24"/>
          <w:szCs w:val="24"/>
          <w:lang w:eastAsia="en-AU"/>
        </w:rPr>
        <w:t>L</w:t>
      </w:r>
      <w:r>
        <w:rPr>
          <w:rFonts w:ascii="Times New Roman" w:eastAsia="Times New Roman" w:hAnsi="Times New Roman" w:cs="Times New Roman"/>
          <w:color w:val="000000"/>
          <w:sz w:val="24"/>
          <w:szCs w:val="24"/>
          <w:lang w:eastAsia="en-AU"/>
        </w:rPr>
        <w:t xml:space="preserve"> is the most complex one we use </w:t>
      </w:r>
      <w:proofErr w:type="gramStart"/>
      <w:r>
        <w:rPr>
          <w:rFonts w:ascii="Times New Roman" w:eastAsia="Times New Roman" w:hAnsi="Times New Roman" w:cs="Times New Roman"/>
          <w:color w:val="000000"/>
          <w:sz w:val="24"/>
          <w:szCs w:val="24"/>
          <w:lang w:eastAsia="en-AU"/>
        </w:rPr>
        <w:t>herein, but</w:t>
      </w:r>
      <w:proofErr w:type="gramEnd"/>
      <w:r>
        <w:rPr>
          <w:rFonts w:ascii="Times New Roman" w:eastAsia="Times New Roman" w:hAnsi="Times New Roman" w:cs="Times New Roman"/>
          <w:color w:val="000000"/>
          <w:sz w:val="24"/>
          <w:szCs w:val="24"/>
          <w:lang w:eastAsia="en-AU"/>
        </w:rPr>
        <w:t xml:space="preserve"> is easily calculated using </w:t>
      </w:r>
      <w:proofErr w:type="spellStart"/>
      <w:r>
        <w:rPr>
          <w:rFonts w:ascii="Times New Roman" w:eastAsia="Times New Roman" w:hAnsi="Times New Roman" w:cs="Times New Roman"/>
          <w:i/>
          <w:iCs/>
          <w:color w:val="000000"/>
          <w:sz w:val="24"/>
          <w:szCs w:val="24"/>
          <w:lang w:eastAsia="en-AU"/>
        </w:rPr>
        <w:t>L</w:t>
      </w:r>
      <w:r>
        <w:rPr>
          <w:rFonts w:ascii="Times New Roman" w:eastAsia="Times New Roman" w:hAnsi="Times New Roman" w:cs="Times New Roman"/>
          <w:i/>
          <w:iCs/>
          <w:color w:val="000000"/>
          <w:sz w:val="24"/>
          <w:szCs w:val="24"/>
          <w:vertAlign w:val="subscript"/>
          <w:lang w:eastAsia="en-AU"/>
        </w:rPr>
        <w:t>ij</w:t>
      </w:r>
      <w:proofErr w:type="spellEnd"/>
      <w:r>
        <w:rPr>
          <w:rFonts w:ascii="Times New Roman" w:eastAsia="Times New Roman" w:hAnsi="Times New Roman" w:cs="Times New Roman"/>
          <w:color w:val="000000"/>
          <w:sz w:val="24"/>
          <w:szCs w:val="24"/>
          <w:lang w:eastAsia="en-AU"/>
        </w:rPr>
        <w:t xml:space="preserve"> = </w:t>
      </w:r>
      <w:proofErr w:type="spellStart"/>
      <w:r>
        <w:rPr>
          <w:rFonts w:ascii="Times New Roman" w:eastAsia="Times New Roman" w:hAnsi="Times New Roman" w:cs="Times New Roman"/>
          <w:i/>
          <w:iCs/>
          <w:color w:val="000000"/>
          <w:sz w:val="24"/>
          <w:szCs w:val="24"/>
          <w:lang w:eastAsia="en-AU"/>
        </w:rPr>
        <w:t>D</w:t>
      </w:r>
      <w:r>
        <w:rPr>
          <w:rFonts w:ascii="Times New Roman" w:eastAsia="Times New Roman" w:hAnsi="Times New Roman" w:cs="Times New Roman"/>
          <w:i/>
          <w:iCs/>
          <w:color w:val="000000"/>
          <w:sz w:val="24"/>
          <w:szCs w:val="24"/>
          <w:vertAlign w:val="subscript"/>
          <w:lang w:eastAsia="en-AU"/>
        </w:rPr>
        <w:t>ij</w:t>
      </w:r>
      <w:proofErr w:type="spellEnd"/>
      <w:r>
        <w:rPr>
          <w:rFonts w:ascii="Times New Roman" w:eastAsia="Times New Roman" w:hAnsi="Times New Roman" w:cs="Times New Roman"/>
          <w:color w:val="000000"/>
          <w:sz w:val="24"/>
          <w:szCs w:val="24"/>
          <w:lang w:eastAsia="en-AU"/>
        </w:rPr>
        <w:t xml:space="preserve"> – </w:t>
      </w:r>
      <w:proofErr w:type="spellStart"/>
      <w:r>
        <w:rPr>
          <w:rFonts w:ascii="Times New Roman" w:eastAsia="Times New Roman" w:hAnsi="Times New Roman" w:cs="Times New Roman"/>
          <w:i/>
          <w:iCs/>
          <w:color w:val="000000"/>
          <w:sz w:val="24"/>
          <w:szCs w:val="24"/>
          <w:lang w:eastAsia="en-AU"/>
        </w:rPr>
        <w:t>A</w:t>
      </w:r>
      <w:r>
        <w:rPr>
          <w:rFonts w:ascii="Times New Roman" w:eastAsia="Times New Roman" w:hAnsi="Times New Roman" w:cs="Times New Roman"/>
          <w:i/>
          <w:iCs/>
          <w:color w:val="000000"/>
          <w:sz w:val="24"/>
          <w:szCs w:val="24"/>
          <w:vertAlign w:val="subscript"/>
          <w:lang w:eastAsia="en-AU"/>
        </w:rPr>
        <w:t>ij</w:t>
      </w:r>
      <w:proofErr w:type="spellEnd"/>
      <w:r>
        <w:rPr>
          <w:rFonts w:ascii="Times New Roman" w:eastAsia="Times New Roman" w:hAnsi="Times New Roman" w:cs="Times New Roman"/>
          <w:color w:val="000000"/>
          <w:sz w:val="24"/>
          <w:szCs w:val="24"/>
          <w:lang w:eastAsia="en-AU"/>
        </w:rPr>
        <w:t>.</w:t>
      </w:r>
    </w:p>
    <w:p w14:paraId="4CB4B56F" w14:textId="77777777" w:rsidR="00020C1A" w:rsidRDefault="00020C1A" w:rsidP="00020C1A">
      <w:pPr>
        <w:spacing w:after="0" w:line="48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The </w:t>
      </w:r>
      <w:r>
        <w:rPr>
          <w:rFonts w:ascii="Times New Roman" w:eastAsia="Times New Roman" w:hAnsi="Times New Roman" w:cs="Times New Roman"/>
          <w:i/>
          <w:iCs/>
          <w:color w:val="000000"/>
          <w:sz w:val="24"/>
          <w:szCs w:val="24"/>
          <w:lang w:eastAsia="en-AU"/>
        </w:rPr>
        <w:t>eigenvalues</w:t>
      </w:r>
      <w:r>
        <w:rPr>
          <w:rFonts w:ascii="Times New Roman" w:eastAsia="Times New Roman" w:hAnsi="Times New Roman" w:cs="Times New Roman"/>
          <w:color w:val="000000"/>
          <w:sz w:val="24"/>
          <w:szCs w:val="24"/>
          <w:lang w:eastAsia="en-AU"/>
        </w:rPr>
        <w:t xml:space="preserve"> of a matrix are solutions to the matrix equation </w:t>
      </w:r>
      <w:r>
        <w:rPr>
          <w:rFonts w:ascii="Times New Roman" w:eastAsia="Times New Roman" w:hAnsi="Times New Roman" w:cs="Times New Roman"/>
          <w:i/>
          <w:iCs/>
          <w:color w:val="000000"/>
          <w:sz w:val="24"/>
          <w:szCs w:val="24"/>
          <w:lang w:eastAsia="en-AU"/>
        </w:rPr>
        <w:t>M</w:t>
      </w:r>
      <w:r>
        <w:rPr>
          <w:rFonts w:ascii="Times New Roman" w:eastAsia="Times New Roman" w:hAnsi="Times New Roman" w:cs="Times New Roman"/>
          <w:b/>
          <w:bCs/>
          <w:i/>
          <w:iCs/>
          <w:color w:val="000000"/>
          <w:sz w:val="24"/>
          <w:szCs w:val="24"/>
          <w:lang w:eastAsia="en-AU"/>
        </w:rPr>
        <w:t>v</w:t>
      </w:r>
      <w:r>
        <w:rPr>
          <w:rFonts w:ascii="Times New Roman" w:eastAsia="Times New Roman" w:hAnsi="Times New Roman" w:cs="Times New Roman"/>
          <w:color w:val="000000"/>
          <w:sz w:val="24"/>
          <w:szCs w:val="24"/>
          <w:lang w:eastAsia="en-AU"/>
        </w:rPr>
        <w:t xml:space="preserve"> </w:t>
      </w:r>
      <w:proofErr w:type="gramStart"/>
      <w:r>
        <w:rPr>
          <w:rFonts w:ascii="Times New Roman" w:eastAsia="Times New Roman" w:hAnsi="Times New Roman" w:cs="Times New Roman"/>
          <w:color w:val="000000"/>
          <w:sz w:val="24"/>
          <w:szCs w:val="24"/>
          <w:lang w:eastAsia="en-AU"/>
        </w:rPr>
        <w:t xml:space="preserve">=  </w:t>
      </w:r>
      <w:proofErr w:type="spellStart"/>
      <w:r>
        <w:rPr>
          <w:rFonts w:ascii="Times New Roman" w:eastAsia="Times New Roman" w:hAnsi="Times New Roman" w:cs="Times New Roman"/>
          <w:color w:val="000000"/>
          <w:sz w:val="24"/>
          <w:szCs w:val="24"/>
          <w:lang w:eastAsia="en-AU"/>
        </w:rPr>
        <w:t>λ</w:t>
      </w:r>
      <w:proofErr w:type="gramEnd"/>
      <w:r>
        <w:rPr>
          <w:rFonts w:ascii="Times New Roman" w:eastAsia="Times New Roman" w:hAnsi="Times New Roman" w:cs="Times New Roman"/>
          <w:b/>
          <w:bCs/>
          <w:i/>
          <w:iCs/>
          <w:color w:val="000000"/>
          <w:sz w:val="24"/>
          <w:szCs w:val="24"/>
          <w:lang w:eastAsia="en-AU"/>
        </w:rPr>
        <w:t>v</w:t>
      </w:r>
      <w:proofErr w:type="spellEnd"/>
      <w:r>
        <w:rPr>
          <w:rFonts w:ascii="Times New Roman" w:eastAsia="Times New Roman" w:hAnsi="Times New Roman" w:cs="Times New Roman"/>
          <w:color w:val="000000"/>
          <w:sz w:val="24"/>
          <w:szCs w:val="24"/>
          <w:lang w:eastAsia="en-AU"/>
        </w:rPr>
        <w:t xml:space="preserve">, where </w:t>
      </w:r>
      <w:r>
        <w:rPr>
          <w:rFonts w:ascii="Times New Roman" w:eastAsia="Times New Roman" w:hAnsi="Times New Roman" w:cs="Times New Roman"/>
          <w:i/>
          <w:iCs/>
          <w:color w:val="000000"/>
          <w:sz w:val="24"/>
          <w:szCs w:val="24"/>
          <w:lang w:eastAsia="en-AU"/>
        </w:rPr>
        <w:t>M</w:t>
      </w:r>
      <w:r>
        <w:rPr>
          <w:rFonts w:ascii="Times New Roman" w:eastAsia="Times New Roman" w:hAnsi="Times New Roman" w:cs="Times New Roman"/>
          <w:color w:val="000000"/>
          <w:sz w:val="24"/>
          <w:szCs w:val="24"/>
          <w:lang w:eastAsia="en-AU"/>
        </w:rPr>
        <w:t xml:space="preserve"> is a matrix and </w:t>
      </w:r>
      <w:r>
        <w:rPr>
          <w:rFonts w:ascii="Times New Roman" w:eastAsia="Times New Roman" w:hAnsi="Times New Roman" w:cs="Times New Roman"/>
          <w:b/>
          <w:bCs/>
          <w:i/>
          <w:iCs/>
          <w:color w:val="000000"/>
          <w:sz w:val="24"/>
          <w:szCs w:val="24"/>
          <w:lang w:eastAsia="en-AU"/>
        </w:rPr>
        <w:t>v</w:t>
      </w:r>
      <w:r>
        <w:rPr>
          <w:rFonts w:ascii="Times New Roman" w:eastAsia="Times New Roman" w:hAnsi="Times New Roman" w:cs="Times New Roman"/>
          <w:color w:val="000000"/>
          <w:sz w:val="24"/>
          <w:szCs w:val="24"/>
          <w:lang w:eastAsia="en-AU"/>
        </w:rPr>
        <w:t xml:space="preserve"> a vector of the appropriate size. Solving for </w:t>
      </w:r>
      <w:r>
        <w:rPr>
          <w:rFonts w:ascii="Times New Roman" w:eastAsia="Times New Roman" w:hAnsi="Times New Roman" w:cs="Times New Roman"/>
          <w:b/>
          <w:bCs/>
          <w:i/>
          <w:iCs/>
          <w:color w:val="000000"/>
          <w:sz w:val="24"/>
          <w:szCs w:val="24"/>
          <w:lang w:eastAsia="en-AU"/>
        </w:rPr>
        <w:t>v</w:t>
      </w:r>
      <w:r>
        <w:rPr>
          <w:rFonts w:ascii="Times New Roman" w:eastAsia="Times New Roman" w:hAnsi="Times New Roman" w:cs="Times New Roman"/>
          <w:color w:val="000000"/>
          <w:sz w:val="24"/>
          <w:szCs w:val="24"/>
          <w:lang w:eastAsia="en-AU"/>
        </w:rPr>
        <w:t xml:space="preserve"> yields λ. These eigenvalues, ordered by their size, form the </w:t>
      </w:r>
      <w:r>
        <w:rPr>
          <w:rFonts w:ascii="Times New Roman" w:eastAsia="Times New Roman" w:hAnsi="Times New Roman" w:cs="Times New Roman"/>
          <w:i/>
          <w:iCs/>
          <w:color w:val="000000"/>
          <w:sz w:val="24"/>
          <w:szCs w:val="24"/>
          <w:lang w:eastAsia="en-AU"/>
        </w:rPr>
        <w:t>spectrum</w:t>
      </w:r>
      <w:r>
        <w:rPr>
          <w:rFonts w:ascii="Times New Roman" w:eastAsia="Times New Roman" w:hAnsi="Times New Roman" w:cs="Times New Roman"/>
          <w:color w:val="000000"/>
          <w:sz w:val="24"/>
          <w:szCs w:val="24"/>
          <w:lang w:eastAsia="en-AU"/>
        </w:rPr>
        <w:t xml:space="preserve"> of a graph, as derived using any of the matrices just described.  The </w:t>
      </w:r>
      <w:r>
        <w:rPr>
          <w:rFonts w:ascii="Times New Roman" w:eastAsia="Times New Roman" w:hAnsi="Times New Roman" w:cs="Times New Roman"/>
          <w:i/>
          <w:iCs/>
          <w:color w:val="000000"/>
          <w:sz w:val="24"/>
          <w:szCs w:val="24"/>
          <w:lang w:eastAsia="en-AU"/>
        </w:rPr>
        <w:t>Fiedler value</w:t>
      </w:r>
      <w:r>
        <w:rPr>
          <w:rFonts w:ascii="Times New Roman" w:eastAsia="Times New Roman" w:hAnsi="Times New Roman" w:cs="Times New Roman"/>
          <w:color w:val="000000"/>
          <w:sz w:val="24"/>
          <w:szCs w:val="24"/>
          <w:lang w:eastAsia="en-AU"/>
        </w:rPr>
        <w:t xml:space="preserve"> of a graph is the second-smallest eigenvalue of </w:t>
      </w:r>
      <w:r>
        <w:rPr>
          <w:rFonts w:ascii="Times New Roman" w:eastAsia="Times New Roman" w:hAnsi="Times New Roman" w:cs="Times New Roman"/>
          <w:i/>
          <w:iCs/>
          <w:color w:val="000000"/>
          <w:sz w:val="24"/>
          <w:szCs w:val="24"/>
          <w:lang w:eastAsia="en-AU"/>
        </w:rPr>
        <w:t>L</w:t>
      </w:r>
      <w:r>
        <w:rPr>
          <w:rFonts w:ascii="Times New Roman" w:eastAsia="Times New Roman" w:hAnsi="Times New Roman" w:cs="Times New Roman"/>
          <w:color w:val="000000"/>
          <w:sz w:val="24"/>
          <w:szCs w:val="24"/>
          <w:lang w:eastAsia="en-AU"/>
        </w:rPr>
        <w:t>, and the s</w:t>
      </w:r>
      <w:r>
        <w:rPr>
          <w:rFonts w:ascii="Times New Roman" w:eastAsia="Times New Roman" w:hAnsi="Times New Roman" w:cs="Times New Roman"/>
          <w:i/>
          <w:iCs/>
          <w:color w:val="000000"/>
          <w:sz w:val="24"/>
          <w:szCs w:val="24"/>
          <w:lang w:eastAsia="en-AU"/>
        </w:rPr>
        <w:t>pectral radius</w:t>
      </w:r>
      <w:r>
        <w:rPr>
          <w:rFonts w:ascii="Times New Roman" w:eastAsia="Times New Roman" w:hAnsi="Times New Roman" w:cs="Times New Roman"/>
          <w:color w:val="000000"/>
          <w:sz w:val="24"/>
          <w:szCs w:val="24"/>
          <w:lang w:eastAsia="en-AU"/>
        </w:rPr>
        <w:t xml:space="preserve"> is the largest eigenvalue of </w:t>
      </w:r>
      <w:r>
        <w:rPr>
          <w:rFonts w:ascii="Times New Roman" w:eastAsia="Times New Roman" w:hAnsi="Times New Roman" w:cs="Times New Roman"/>
          <w:i/>
          <w:iCs/>
          <w:color w:val="000000"/>
          <w:sz w:val="24"/>
          <w:szCs w:val="24"/>
          <w:lang w:eastAsia="en-AU"/>
        </w:rPr>
        <w:t>A</w:t>
      </w:r>
      <w:r>
        <w:rPr>
          <w:rFonts w:ascii="Times New Roman" w:eastAsia="Times New Roman" w:hAnsi="Times New Roman" w:cs="Times New Roman"/>
          <w:color w:val="000000"/>
          <w:sz w:val="24"/>
          <w:szCs w:val="24"/>
          <w:lang w:eastAsia="en-AU"/>
        </w:rPr>
        <w:t xml:space="preserve">. </w:t>
      </w:r>
    </w:p>
    <w:p w14:paraId="4BA1482D" w14:textId="144B24E9" w:rsidR="00020C1A" w:rsidRDefault="00020C1A" w:rsidP="00020C1A">
      <w:pPr>
        <w:spacing w:after="0" w:line="480" w:lineRule="auto"/>
        <w:rPr>
          <w:rFonts w:ascii="Times New Roman" w:eastAsia="Times New Roman" w:hAnsi="Times New Roman" w:cs="Times New Roman"/>
          <w:color w:val="000000"/>
          <w:sz w:val="24"/>
          <w:szCs w:val="24"/>
          <w:lang w:eastAsia="en-AU"/>
        </w:rPr>
      </w:pPr>
      <w:r w:rsidRPr="009064FF">
        <w:rPr>
          <w:rFonts w:ascii="Times New Roman" w:eastAsia="Times New Roman" w:hAnsi="Times New Roman" w:cs="Times New Roman"/>
          <w:color w:val="000000"/>
          <w:sz w:val="24"/>
          <w:szCs w:val="24"/>
          <w:lang w:eastAsia="en-AU"/>
        </w:rPr>
        <w:t>Measures of</w:t>
      </w:r>
      <w:r>
        <w:rPr>
          <w:rFonts w:ascii="Times New Roman" w:eastAsia="Times New Roman" w:hAnsi="Times New Roman" w:cs="Times New Roman"/>
          <w:i/>
          <w:iCs/>
          <w:color w:val="000000"/>
          <w:sz w:val="24"/>
          <w:szCs w:val="24"/>
          <w:lang w:eastAsia="en-AU"/>
        </w:rPr>
        <w:t xml:space="preserve"> Modularity</w:t>
      </w:r>
      <w:r>
        <w:rPr>
          <w:rFonts w:ascii="Times New Roman" w:eastAsia="Times New Roman" w:hAnsi="Times New Roman" w:cs="Times New Roman"/>
          <w:color w:val="000000"/>
          <w:sz w:val="24"/>
          <w:szCs w:val="24"/>
          <w:lang w:eastAsia="en-AU"/>
        </w:rPr>
        <w:t xml:space="preserve"> such as the Newman </w:t>
      </w:r>
      <w:r w:rsidRPr="00B70664">
        <w:rPr>
          <w:rFonts w:ascii="Times New Roman" w:eastAsia="Times New Roman" w:hAnsi="Times New Roman" w:cs="Times New Roman"/>
          <w:i/>
          <w:iCs/>
          <w:color w:val="000000"/>
          <w:sz w:val="24"/>
          <w:szCs w:val="24"/>
          <w:lang w:eastAsia="en-AU"/>
        </w:rPr>
        <w:t>Q</w:t>
      </w:r>
      <w:r>
        <w:rPr>
          <w:rFonts w:ascii="Times New Roman" w:eastAsia="Times New Roman" w:hAnsi="Times New Roman" w:cs="Times New Roman"/>
          <w:color w:val="000000"/>
          <w:sz w:val="24"/>
          <w:szCs w:val="24"/>
          <w:lang w:eastAsia="en-AU"/>
        </w:rPr>
        <w:t xml:space="preserve"> coefficient capture the strength of division within a network by quantifying the density of edges within and between subgroups. When there is no division within the network as the density of edges is the same between and within subgroups </w:t>
      </w:r>
      <w:r w:rsidRPr="00B70664">
        <w:rPr>
          <w:rFonts w:ascii="Times New Roman" w:eastAsia="Times New Roman" w:hAnsi="Times New Roman" w:cs="Times New Roman"/>
          <w:i/>
          <w:iCs/>
          <w:color w:val="000000"/>
          <w:sz w:val="24"/>
          <w:szCs w:val="24"/>
          <w:lang w:eastAsia="en-AU"/>
        </w:rPr>
        <w:t xml:space="preserve">Q </w:t>
      </w:r>
      <w:r>
        <w:rPr>
          <w:rFonts w:ascii="Times New Roman" w:eastAsia="Times New Roman" w:hAnsi="Times New Roman" w:cs="Times New Roman"/>
          <w:color w:val="000000"/>
          <w:sz w:val="24"/>
          <w:szCs w:val="24"/>
          <w:lang w:eastAsia="en-AU"/>
        </w:rPr>
        <w:t xml:space="preserve">= 0, whereas higher values of </w:t>
      </w:r>
      <w:r w:rsidRPr="00B70664">
        <w:rPr>
          <w:rFonts w:ascii="Times New Roman" w:eastAsia="Times New Roman" w:hAnsi="Times New Roman" w:cs="Times New Roman"/>
          <w:i/>
          <w:iCs/>
          <w:color w:val="000000"/>
          <w:sz w:val="24"/>
          <w:szCs w:val="24"/>
          <w:lang w:eastAsia="en-AU"/>
        </w:rPr>
        <w:t>Q</w:t>
      </w:r>
      <w:r>
        <w:rPr>
          <w:rFonts w:ascii="Times New Roman" w:eastAsia="Times New Roman" w:hAnsi="Times New Roman" w:cs="Times New Roman"/>
          <w:color w:val="000000"/>
          <w:sz w:val="24"/>
          <w:szCs w:val="24"/>
          <w:lang w:eastAsia="en-AU"/>
        </w:rPr>
        <w:t xml:space="preserve"> indicate stronger divisions </w:t>
      </w:r>
      <w:r>
        <w:rPr>
          <w:rFonts w:ascii="Times New Roman" w:eastAsia="Times New Roman" w:hAnsi="Times New Roman" w:cs="Times New Roman"/>
          <w:color w:val="000000"/>
          <w:sz w:val="24"/>
          <w:szCs w:val="24"/>
          <w:lang w:eastAsia="en-AU"/>
        </w:rP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{"citationID":"5GrIX9jJ","properties":{"formattedCitation":"(Newman 2006)","plainCitation":"(Newman 2006)","noteIndex":0},"citationItems":[{"id":1029,"uris":["http://zotero.org/users/7391531/items/G5FG3GIF"],"itemData":{"id":1029,"type":"article-journal","abstract":"A number of recent studies have focused on the statistical properties of networked systems such as social networks and the Worldwide Web. Researchers have concentrated particularly on a few properties that seem to be common to many networks: the small-world property, power-law degree distributions, and network transitivity. In this article, we highlight another property that is found in many networks, the property of community structure, in which network nodes are joined together in tightly knit groups, between which there are only looser connections. We propose a method for detecting such communities, built around the idea of using centrality indices to find community boundaries. We test our method on computer-generated and real-world graphs whose community structure is already known and find that the method detects this known structure with high sensitivity and reliability. We also apply the method to two networks whose community structure is not well known–a collaboration network and a food web–and find that it detects significant and informative community divisions in both cases.","container-title":"Proceedings of the National Academy of Sciences of the United States of America","DOI":"10.1073/pnas.122653799","ISSN":"0027-8424","issue":"12","note":"publisher: National Academy of Sciences\nPMID: 12060727","page":"7821–6","title":"Community structure in social and biological networks.","volume":"99","author":[{"family":"Newman","given":"M E J"}],"issued":{"date-parts":[["2006",6]]}}}],"schema":"https://github.com/citation-style-language/schema/raw/master/csl-citation.json"}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rPr>
        <w:t>(Newman 2006)</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As </w:t>
      </w:r>
      <w:r w:rsidRPr="00B70664">
        <w:rPr>
          <w:rFonts w:ascii="Times New Roman" w:eastAsia="Times New Roman" w:hAnsi="Times New Roman" w:cs="Times New Roman"/>
          <w:i/>
          <w:iCs/>
          <w:color w:val="000000"/>
          <w:sz w:val="24"/>
          <w:szCs w:val="24"/>
          <w:lang w:eastAsia="en-AU"/>
        </w:rPr>
        <w:t xml:space="preserve">Q </w:t>
      </w:r>
      <w:r>
        <w:rPr>
          <w:rFonts w:ascii="Times New Roman" w:eastAsia="Times New Roman" w:hAnsi="Times New Roman" w:cs="Times New Roman"/>
          <w:color w:val="000000"/>
          <w:sz w:val="24"/>
          <w:szCs w:val="24"/>
          <w:lang w:eastAsia="en-AU"/>
        </w:rPr>
        <w:t xml:space="preserve">scales with network size (small networks being generally less modular), relative </w:t>
      </w:r>
      <w:r>
        <w:rPr>
          <w:rFonts w:ascii="Times New Roman" w:eastAsia="Times New Roman" w:hAnsi="Times New Roman" w:cs="Times New Roman"/>
          <w:color w:val="000000"/>
          <w:sz w:val="24"/>
          <w:szCs w:val="24"/>
          <w:lang w:eastAsia="en-AU"/>
        </w:rPr>
        <w:lastRenderedPageBreak/>
        <w:t>modularity (</w:t>
      </w:r>
      <w:proofErr w:type="spellStart"/>
      <w:r w:rsidRPr="00B70664">
        <w:rPr>
          <w:rFonts w:ascii="Times New Roman" w:eastAsia="Times New Roman" w:hAnsi="Times New Roman" w:cs="Times New Roman"/>
          <w:i/>
          <w:iCs/>
          <w:color w:val="000000"/>
          <w:sz w:val="24"/>
          <w:szCs w:val="24"/>
          <w:lang w:eastAsia="en-AU"/>
        </w:rPr>
        <w:t>Q</w:t>
      </w:r>
      <w:r w:rsidRPr="00B70664">
        <w:rPr>
          <w:rFonts w:ascii="Times New Roman" w:eastAsia="Times New Roman" w:hAnsi="Times New Roman" w:cs="Times New Roman"/>
          <w:i/>
          <w:iCs/>
          <w:color w:val="000000"/>
          <w:sz w:val="24"/>
          <w:szCs w:val="24"/>
          <w:vertAlign w:val="subscript"/>
          <w:lang w:eastAsia="en-AU"/>
        </w:rPr>
        <w:t>rel</w:t>
      </w:r>
      <w:proofErr w:type="spellEnd"/>
      <w:r>
        <w:rPr>
          <w:rFonts w:ascii="Times New Roman" w:eastAsia="Times New Roman" w:hAnsi="Times New Roman" w:cs="Times New Roman"/>
          <w:color w:val="000000"/>
          <w:sz w:val="24"/>
          <w:szCs w:val="24"/>
          <w:lang w:eastAsia="en-AU"/>
        </w:rPr>
        <w:t>) allows for comparison across network sizes by normalizing Q using the maximum possible modularity for the network (</w:t>
      </w:r>
      <w:proofErr w:type="spellStart"/>
      <w:r w:rsidRPr="00B70664">
        <w:rPr>
          <w:rFonts w:ascii="Times New Roman" w:eastAsia="Times New Roman" w:hAnsi="Times New Roman" w:cs="Times New Roman"/>
          <w:i/>
          <w:iCs/>
          <w:color w:val="000000"/>
          <w:sz w:val="24"/>
          <w:szCs w:val="24"/>
          <w:lang w:eastAsia="en-AU"/>
        </w:rPr>
        <w:t>Q</w:t>
      </w:r>
      <w:r w:rsidRPr="00B70664">
        <w:rPr>
          <w:rFonts w:ascii="Times New Roman" w:eastAsia="Times New Roman" w:hAnsi="Times New Roman" w:cs="Times New Roman"/>
          <w:i/>
          <w:iCs/>
          <w:color w:val="000000"/>
          <w:sz w:val="24"/>
          <w:szCs w:val="24"/>
          <w:vertAlign w:val="subscript"/>
          <w:lang w:eastAsia="en-AU"/>
        </w:rPr>
        <w:t>max</w:t>
      </w:r>
      <w:proofErr w:type="spellEnd"/>
      <w:r>
        <w:rPr>
          <w:rFonts w:ascii="Times New Roman" w:eastAsia="Times New Roman" w:hAnsi="Times New Roman" w:cs="Times New Roman"/>
          <w:color w:val="000000"/>
          <w:sz w:val="24"/>
          <w:szCs w:val="24"/>
          <w:lang w:eastAsia="en-AU"/>
        </w:rPr>
        <w:t xml:space="preserve">) </w:t>
      </w:r>
      <w:r>
        <w:rPr>
          <w:rFonts w:ascii="Times New Roman" w:eastAsia="Times New Roman" w:hAnsi="Times New Roman" w:cs="Times New Roman"/>
          <w:color w:val="000000"/>
          <w:sz w:val="24"/>
          <w:szCs w:val="24"/>
          <w:lang w:eastAsia="en-AU"/>
        </w:rPr>
        <w:fldChar w:fldCharType="begin"/>
      </w:r>
      <w:r w:rsidR="00742913">
        <w:rPr>
          <w:rFonts w:ascii="Times New Roman" w:eastAsia="Times New Roman" w:hAnsi="Times New Roman" w:cs="Times New Roman"/>
          <w:color w:val="000000"/>
          <w:sz w:val="24"/>
          <w:szCs w:val="24"/>
          <w:lang w:eastAsia="en-AU"/>
        </w:rPr>
        <w:instrText xml:space="preserve"> ADDIN ZOTERO_ITEM CSL_CITATION {"citationID":"1SXtWtlI","properties":{"formattedCitation":"(Sah {\\i{}et al.} 2017)","plainCitation":"(Sah et al. 2017)","noteIndex":0},"citationItems":[{"id":8200,"uris":["http://zotero.org/users/7391531/items/JUE6HAV4"],"itemData":{"id":8200,"type":"article-journal","abstract":"Disease risk is a potential cost of group living. Although modular organization is thought to reduce this cost in animal societies, empirical evidence toward this hypothesis has been conflicting. We analyzed empirical social networks from 43 animal species to motivate our study of the epidemiological consequences of modular structure in animal societies. From these empirical studies, we identified the features of interaction patterns associated with network modularity and developed a theoretical network model to investigate when and how subdivisions in social networks influence disease dynamics. Contrary to prior work, we found that disease risk is largely unaffected by modular structure, although social networks beyond a modular threshold experience smaller disease burden and longer disease duration. Our results illustrate that the lowering of disease burden in highly modular social networks is driven by two mechanisms of modular organization: network fragmentation and subgroup cohesion. Highly fragmented social networks with cohesive subgroups are able to structurally trap infections within a few subgroups and also cause a structural delay to the spread of disease outbreaks. Finally, we show that network models incorporating modular structure are necessary only when prior knowledge suggests that interactions within the population are highly subdivided. Otherwise, null networks based on basic knowledge about group size and local contact heterogeneity may be sufficient when data-limited estimates of epidemic consequences are necessary. Overall, our work does not support the hypothesis that modular structure universally mitigates the disease impact of group living.","container-title":"Proceedings of the National Academy of Sciences","DOI":"10.1073/pnas.1613616114","ISSN":"0027-8424, 1091-6490","issue":"16","journalAbbreviation":"PNAS","language":"en","license":"©  . http://www.pnas.org/site/misc/userlicense.xhtml","note":"publisher: National Academy of Sciences\nsection: Biological Sciences\nPMID: 28373567","page":"4165-4170","source":"www.pnas.org","title":"Unraveling the disease consequences and mechanisms of modular structure in animal social networks","volume":"114","author":[{"family":"Sah","given":"Pratha"},{"family":"Leu","given":"Stephan T."},{"family":"Cross","given":"Paul C."},{"family":"Hudson","given":"Peter J."},{"family":"Bansal","given":"Shweta"}],"issued":{"date-parts":[["2017",4,18]]}}}],"schema":"https://github.com/citation-style-language/schema/raw/master/csl-citation.json"} </w:instrText>
      </w:r>
      <w:r>
        <w:rPr>
          <w:rFonts w:ascii="Times New Roman" w:eastAsia="Times New Roman" w:hAnsi="Times New Roman" w:cs="Times New Roman"/>
          <w:color w:val="000000"/>
          <w:sz w:val="24"/>
          <w:szCs w:val="24"/>
          <w:lang w:eastAsia="en-AU"/>
        </w:rPr>
        <w:fldChar w:fldCharType="separate"/>
      </w:r>
      <w:r w:rsidR="00742913" w:rsidRPr="00742913">
        <w:rPr>
          <w:rFonts w:ascii="Times New Roman" w:hAnsi="Times New Roman" w:cs="Times New Roman"/>
          <w:sz w:val="24"/>
          <w:szCs w:val="24"/>
        </w:rPr>
        <w:t xml:space="preserve">(Sah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2017)</w:t>
      </w:r>
      <w:r>
        <w:rPr>
          <w:rFonts w:ascii="Times New Roman" w:eastAsia="Times New Roman" w:hAnsi="Times New Roman" w:cs="Times New Roman"/>
          <w:color w:val="000000"/>
          <w:sz w:val="24"/>
          <w:szCs w:val="24"/>
          <w:lang w:eastAsia="en-AU"/>
        </w:rPr>
        <w:fldChar w:fldCharType="end"/>
      </w:r>
      <w:r>
        <w:rPr>
          <w:rFonts w:ascii="Times New Roman" w:eastAsia="Times New Roman" w:hAnsi="Times New Roman" w:cs="Times New Roman"/>
          <w:color w:val="000000"/>
          <w:sz w:val="24"/>
          <w:szCs w:val="24"/>
          <w:lang w:eastAsia="en-AU"/>
        </w:rPr>
        <w:t xml:space="preserve">. </w:t>
      </w:r>
    </w:p>
    <w:p w14:paraId="055AD2EC" w14:textId="77777777" w:rsidR="00020C1A" w:rsidRDefault="00020C1A" w:rsidP="00020C1A">
      <w:pPr>
        <w:spacing w:after="0" w:line="24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br w:type="page"/>
      </w:r>
    </w:p>
    <w:p w14:paraId="73BE6632" w14:textId="77777777" w:rsidR="00020C1A" w:rsidRDefault="00020C1A" w:rsidP="00020C1A">
      <w:pPr>
        <w:spacing w:after="0" w:line="240" w:lineRule="auto"/>
        <w:rPr>
          <w:rFonts w:ascii="Times New Roman" w:eastAsia="Times New Roman" w:hAnsi="Times New Roman" w:cs="Times New Roman"/>
          <w:sz w:val="24"/>
          <w:szCs w:val="24"/>
          <w:lang w:eastAsia="en-AU"/>
        </w:rPr>
      </w:pPr>
      <w:r>
        <w:rPr>
          <w:noProof/>
        </w:rPr>
        <w:lastRenderedPageBreak/>
        <w:drawing>
          <wp:inline distT="0" distB="0" distL="0" distR="0" wp14:anchorId="6137B7E3" wp14:editId="31967601">
            <wp:extent cx="6314440" cy="4610100"/>
            <wp:effectExtent l="0" t="0" r="0" b="0"/>
            <wp:docPr id="1"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A picture containing graphical user interface&#10;&#10;Description automatically generated"/>
                    <pic:cNvPicPr>
                      <a:picLocks noChangeAspect="1" noChangeArrowheads="1"/>
                    </pic:cNvPicPr>
                  </pic:nvPicPr>
                  <pic:blipFill>
                    <a:blip r:embed="rId15"/>
                    <a:stretch>
                      <a:fillRect/>
                    </a:stretch>
                  </pic:blipFill>
                  <pic:spPr bwMode="auto">
                    <a:xfrm>
                      <a:off x="0" y="0"/>
                      <a:ext cx="6314440" cy="4610100"/>
                    </a:xfrm>
                    <a:prstGeom prst="rect">
                      <a:avLst/>
                    </a:prstGeom>
                  </pic:spPr>
                </pic:pic>
              </a:graphicData>
            </a:graphic>
          </wp:inline>
        </w:drawing>
      </w:r>
    </w:p>
    <w:p w14:paraId="6A638313" w14:textId="77777777" w:rsidR="00020C1A" w:rsidRDefault="00020C1A" w:rsidP="00020C1A">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b/>
          <w:bCs/>
          <w:sz w:val="24"/>
          <w:szCs w:val="24"/>
          <w:lang w:eastAsia="en-AU"/>
        </w:rPr>
        <w:t xml:space="preserve">Fig.1: </w:t>
      </w:r>
      <w:r>
        <w:rPr>
          <w:rFonts w:ascii="Times New Roman" w:eastAsia="Times New Roman" w:hAnsi="Times New Roman" w:cs="Times New Roman"/>
          <w:sz w:val="24"/>
          <w:szCs w:val="24"/>
          <w:lang w:eastAsia="en-AU"/>
        </w:rPr>
        <w:t xml:space="preserve">Examples of networks analysed in this study with a) the lowest spectral radius (baboons </w:t>
      </w:r>
      <w:proofErr w:type="spellStart"/>
      <w:r>
        <w:rPr>
          <w:rFonts w:ascii="Times New Roman" w:eastAsia="Times New Roman" w:hAnsi="Times New Roman" w:cs="Times New Roman"/>
          <w:i/>
          <w:iCs/>
          <w:sz w:val="24"/>
          <w:szCs w:val="24"/>
          <w:lang w:eastAsia="en-AU"/>
        </w:rPr>
        <w:t>Papio</w:t>
      </w:r>
      <w:proofErr w:type="spellEnd"/>
      <w:r>
        <w:rPr>
          <w:rFonts w:ascii="Times New Roman" w:eastAsia="Times New Roman" w:hAnsi="Times New Roman" w:cs="Times New Roman"/>
          <w:i/>
          <w:iCs/>
          <w:sz w:val="24"/>
          <w:szCs w:val="24"/>
          <w:lang w:eastAsia="en-AU"/>
        </w:rPr>
        <w:t xml:space="preserve"> cynocephalus </w:t>
      </w:r>
      <w:r>
        <w:rPr>
          <w:rFonts w:ascii="Times New Roman" w:eastAsia="Times New Roman" w:hAnsi="Times New Roman" w:cs="Times New Roman"/>
          <w:sz w:val="24"/>
          <w:szCs w:val="24"/>
          <w:lang w:eastAsia="en-AU"/>
        </w:rPr>
        <w:t xml:space="preserve">contact network), b) the lowest Fiedler value (voles </w:t>
      </w:r>
      <w:r>
        <w:rPr>
          <w:rFonts w:ascii="Times New Roman" w:eastAsia="Times New Roman" w:hAnsi="Times New Roman" w:cs="Times New Roman"/>
          <w:i/>
          <w:iCs/>
          <w:sz w:val="24"/>
          <w:szCs w:val="24"/>
          <w:lang w:eastAsia="en-AU"/>
        </w:rPr>
        <w:t xml:space="preserve">Microtus </w:t>
      </w:r>
      <w:proofErr w:type="spellStart"/>
      <w:r>
        <w:rPr>
          <w:rFonts w:ascii="Times New Roman" w:eastAsia="Times New Roman" w:hAnsi="Times New Roman" w:cs="Times New Roman"/>
          <w:i/>
          <w:iCs/>
          <w:sz w:val="24"/>
          <w:szCs w:val="24"/>
          <w:lang w:eastAsia="en-AU"/>
        </w:rPr>
        <w:t>agrestis</w:t>
      </w:r>
      <w:proofErr w:type="spellEnd"/>
      <w:r>
        <w:rPr>
          <w:rFonts w:ascii="Times New Roman" w:eastAsia="Times New Roman" w:hAnsi="Times New Roman" w:cs="Times New Roman"/>
          <w:i/>
          <w:iCs/>
          <w:sz w:val="24"/>
          <w:szCs w:val="24"/>
          <w:lang w:eastAsia="en-AU"/>
        </w:rPr>
        <w:t xml:space="preserve"> </w:t>
      </w:r>
      <w:r>
        <w:rPr>
          <w:rFonts w:ascii="Times New Roman" w:eastAsia="Times New Roman" w:hAnsi="Times New Roman" w:cs="Times New Roman"/>
          <w:sz w:val="24"/>
          <w:szCs w:val="24"/>
          <w:lang w:eastAsia="en-AU"/>
        </w:rPr>
        <w:t xml:space="preserve">trap sharing network), c) intermediate spectral radius values but high Fiedler value (Chimpanzee </w:t>
      </w:r>
      <w:r>
        <w:rPr>
          <w:rFonts w:ascii="Times New Roman" w:eastAsia="Times New Roman" w:hAnsi="Times New Roman" w:cs="Times New Roman"/>
          <w:i/>
          <w:iCs/>
          <w:sz w:val="24"/>
          <w:szCs w:val="24"/>
          <w:lang w:eastAsia="en-AU"/>
        </w:rPr>
        <w:t>Pan troglodytes</w:t>
      </w:r>
      <w:r>
        <w:rPr>
          <w:rFonts w:ascii="Times New Roman" w:eastAsia="Times New Roman" w:hAnsi="Times New Roman" w:cs="Times New Roman"/>
          <w:sz w:val="24"/>
          <w:szCs w:val="24"/>
          <w:lang w:eastAsia="en-AU"/>
        </w:rPr>
        <w:t xml:space="preserve"> contact network), d) high spectral radius/intermediate Fiedler value (</w:t>
      </w:r>
      <w:proofErr w:type="spellStart"/>
      <w:r>
        <w:rPr>
          <w:rFonts w:ascii="Times New Roman" w:eastAsia="Times New Roman" w:hAnsi="Times New Roman" w:cs="Times New Roman"/>
          <w:i/>
          <w:iCs/>
          <w:sz w:val="24"/>
          <w:szCs w:val="24"/>
          <w:lang w:eastAsia="en-AU"/>
        </w:rPr>
        <w:t>Camponotus</w:t>
      </w:r>
      <w:proofErr w:type="spellEnd"/>
      <w:r>
        <w:rPr>
          <w:rFonts w:ascii="Times New Roman" w:eastAsia="Times New Roman" w:hAnsi="Times New Roman" w:cs="Times New Roman"/>
          <w:i/>
          <w:iCs/>
          <w:sz w:val="24"/>
          <w:szCs w:val="24"/>
          <w:lang w:eastAsia="en-AU"/>
        </w:rPr>
        <w:t xml:space="preserve"> fellah</w:t>
      </w:r>
      <w:r>
        <w:rPr>
          <w:rFonts w:ascii="Times New Roman" w:eastAsia="Times New Roman" w:hAnsi="Times New Roman" w:cs="Times New Roman"/>
          <w:sz w:val="24"/>
          <w:szCs w:val="24"/>
          <w:lang w:eastAsia="en-AU"/>
        </w:rPr>
        <w:t xml:space="preserve"> colony contact network) and e) high values of both measures (another </w:t>
      </w:r>
      <w:r>
        <w:rPr>
          <w:rFonts w:ascii="Times New Roman" w:eastAsia="Times New Roman" w:hAnsi="Times New Roman" w:cs="Times New Roman"/>
          <w:i/>
          <w:iCs/>
          <w:sz w:val="24"/>
          <w:szCs w:val="24"/>
          <w:lang w:eastAsia="en-AU"/>
        </w:rPr>
        <w:t>C. fellah</w:t>
      </w:r>
      <w:r>
        <w:rPr>
          <w:rFonts w:ascii="Times New Roman" w:eastAsia="Times New Roman" w:hAnsi="Times New Roman" w:cs="Times New Roman"/>
          <w:sz w:val="24"/>
          <w:szCs w:val="24"/>
          <w:lang w:eastAsia="en-AU"/>
        </w:rPr>
        <w:t xml:space="preserve"> colony contact network). The mean values across all networks were 34.80 and 7.31 for the spectral radius and Fiedler value respectively. f) summary of values across networks (a-e). Silhouettes were sourced from </w:t>
      </w:r>
      <w:proofErr w:type="spellStart"/>
      <w:r>
        <w:rPr>
          <w:rFonts w:ascii="Times New Roman" w:eastAsia="Times New Roman" w:hAnsi="Times New Roman" w:cs="Times New Roman"/>
          <w:sz w:val="24"/>
          <w:szCs w:val="24"/>
          <w:lang w:eastAsia="en-AU"/>
        </w:rPr>
        <w:t>phylopic</w:t>
      </w:r>
      <w:proofErr w:type="spellEnd"/>
      <w:r>
        <w:rPr>
          <w:rFonts w:ascii="Times New Roman" w:eastAsia="Times New Roman" w:hAnsi="Times New Roman" w:cs="Times New Roman"/>
          <w:sz w:val="24"/>
          <w:szCs w:val="24"/>
          <w:lang w:eastAsia="en-AU"/>
        </w:rPr>
        <w:t xml:space="preserve"> (</w:t>
      </w:r>
      <w:hyperlink r:id="rId16">
        <w:r>
          <w:rPr>
            <w:rStyle w:val="Hyperlink"/>
            <w:rFonts w:ascii="Times New Roman" w:eastAsia="Times New Roman" w:hAnsi="Times New Roman" w:cs="Times New Roman"/>
            <w:sz w:val="24"/>
            <w:szCs w:val="24"/>
            <w:lang w:eastAsia="en-AU"/>
          </w:rPr>
          <w:t>http://phylopic.org/</w:t>
        </w:r>
      </w:hyperlink>
      <w:r>
        <w:rPr>
          <w:rFonts w:ascii="Times New Roman" w:eastAsia="Times New Roman" w:hAnsi="Times New Roman" w:cs="Times New Roman"/>
          <w:sz w:val="24"/>
          <w:szCs w:val="24"/>
          <w:lang w:eastAsia="en-AU"/>
        </w:rPr>
        <w:t>). Note that disconnected nodes were not included in the analysis.</w:t>
      </w:r>
    </w:p>
    <w:p w14:paraId="06A853EF" w14:textId="77777777" w:rsidR="00020C1A" w:rsidRDefault="00020C1A" w:rsidP="00020C1A">
      <w:pPr>
        <w:rPr>
          <w:rFonts w:ascii="Times New Roman" w:eastAsia="Times New Roman" w:hAnsi="Times New Roman" w:cs="Times New Roman"/>
          <w:sz w:val="24"/>
          <w:szCs w:val="24"/>
          <w:lang w:eastAsia="en-AU"/>
        </w:rPr>
      </w:pPr>
    </w:p>
    <w:p w14:paraId="02A8BE1C" w14:textId="77777777" w:rsidR="00020C1A" w:rsidRDefault="00020C1A" w:rsidP="00020C1A">
      <w:pPr>
        <w:jc w:val="center"/>
        <w:rPr>
          <w:rFonts w:ascii="Times New Roman" w:eastAsia="Times New Roman" w:hAnsi="Times New Roman" w:cs="Times New Roman"/>
          <w:sz w:val="24"/>
          <w:szCs w:val="24"/>
          <w:lang w:eastAsia="en-AU"/>
        </w:rPr>
      </w:pPr>
      <w:r>
        <w:rPr>
          <w:noProof/>
        </w:rPr>
        <w:lastRenderedPageBreak/>
        <w:drawing>
          <wp:inline distT="0" distB="0" distL="0" distR="0" wp14:anchorId="7439C579" wp14:editId="6759AD3D">
            <wp:extent cx="3636010" cy="2944495"/>
            <wp:effectExtent l="0" t="0" r="0" b="0"/>
            <wp:docPr id="2" name="Picture 1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descr="Chart&#10;&#10;Description automatically generated with medium confidence"/>
                    <pic:cNvPicPr>
                      <a:picLocks noChangeAspect="1" noChangeArrowheads="1"/>
                    </pic:cNvPicPr>
                  </pic:nvPicPr>
                  <pic:blipFill>
                    <a:blip r:embed="rId17"/>
                    <a:stretch>
                      <a:fillRect/>
                    </a:stretch>
                  </pic:blipFill>
                  <pic:spPr bwMode="auto">
                    <a:xfrm>
                      <a:off x="0" y="0"/>
                      <a:ext cx="3636010" cy="2944495"/>
                    </a:xfrm>
                    <a:prstGeom prst="rect">
                      <a:avLst/>
                    </a:prstGeom>
                  </pic:spPr>
                </pic:pic>
              </a:graphicData>
            </a:graphic>
          </wp:inline>
        </w:drawing>
      </w:r>
    </w:p>
    <w:p w14:paraId="1E91FA30" w14:textId="77777777" w:rsidR="00020C1A" w:rsidRDefault="00020C1A" w:rsidP="00020C1A">
      <w:pPr>
        <w:rPr>
          <w:rFonts w:ascii="Times New Roman" w:eastAsia="Times New Roman" w:hAnsi="Times New Roman" w:cs="Times New Roman"/>
          <w:sz w:val="24"/>
          <w:szCs w:val="24"/>
          <w:lang w:eastAsia="en-AU"/>
        </w:rPr>
      </w:pPr>
      <w:r>
        <w:rPr>
          <w:rFonts w:ascii="Times New Roman" w:eastAsia="Times New Roman" w:hAnsi="Times New Roman" w:cs="Times New Roman"/>
          <w:b/>
          <w:bCs/>
          <w:sz w:val="24"/>
          <w:szCs w:val="24"/>
          <w:lang w:eastAsia="en-AU"/>
        </w:rPr>
        <w:t>Fig. 2</w:t>
      </w:r>
      <w:bookmarkStart w:id="106" w:name="_Hlk102038276"/>
      <w:r>
        <w:rPr>
          <w:rFonts w:ascii="Times New Roman" w:eastAsia="Times New Roman" w:hAnsi="Times New Roman" w:cs="Times New Roman"/>
          <w:sz w:val="24"/>
          <w:szCs w:val="24"/>
          <w:lang w:eastAsia="en-AU"/>
        </w:rPr>
        <w:t xml:space="preserve">: Principal components analysis (PCA) biplot showing that network structure largely clusters by taxonomic class. Points are coloured by taxa. Points closer together in Euclidean space have networks more similar in structure. Points are scaled by network size. The length and direction of vectors (black arrows) shows how each variable relates to each principal component with larger vectors having higher loadings on that axis. The PCA was constructed just using continuous network characteristics. Percentages next to PC scores indicate how much variability in the data is accounted for by each axis. </w:t>
      </w:r>
      <w:bookmarkEnd w:id="106"/>
      <w:r>
        <w:rPr>
          <w:rFonts w:ascii="Times New Roman" w:eastAsia="Times New Roman" w:hAnsi="Times New Roman" w:cs="Times New Roman"/>
          <w:sz w:val="24"/>
          <w:szCs w:val="24"/>
          <w:lang w:eastAsia="en-AU"/>
        </w:rPr>
        <w:t xml:space="preserve">Cent*: Centralization. See Table S1 for axis loadings and Fig. S1 for the species-level clustering. See Tables S2 &amp; S3 for variable definitions. Silhouettes for some of the outlying networks were sourced from </w:t>
      </w:r>
      <w:proofErr w:type="spellStart"/>
      <w:r>
        <w:rPr>
          <w:rFonts w:ascii="Times New Roman" w:eastAsia="Times New Roman" w:hAnsi="Times New Roman" w:cs="Times New Roman"/>
          <w:sz w:val="24"/>
          <w:szCs w:val="24"/>
          <w:lang w:eastAsia="en-AU"/>
        </w:rPr>
        <w:t>phylopic</w:t>
      </w:r>
      <w:proofErr w:type="spellEnd"/>
      <w:r>
        <w:rPr>
          <w:rFonts w:ascii="Times New Roman" w:eastAsia="Times New Roman" w:hAnsi="Times New Roman" w:cs="Times New Roman"/>
          <w:sz w:val="24"/>
          <w:szCs w:val="24"/>
          <w:lang w:eastAsia="en-AU"/>
        </w:rPr>
        <w:t xml:space="preserve"> (</w:t>
      </w:r>
      <w:hyperlink r:id="rId18">
        <w:r>
          <w:rPr>
            <w:rStyle w:val="Hyperlink"/>
            <w:rFonts w:ascii="Times New Roman" w:eastAsia="Times New Roman" w:hAnsi="Times New Roman" w:cs="Times New Roman"/>
            <w:sz w:val="24"/>
            <w:szCs w:val="24"/>
            <w:lang w:eastAsia="en-AU"/>
          </w:rPr>
          <w:t>http://phylopic.org/</w:t>
        </w:r>
      </w:hyperlink>
      <w:r>
        <w:rPr>
          <w:rFonts w:ascii="Times New Roman" w:eastAsia="Times New Roman" w:hAnsi="Times New Roman" w:cs="Times New Roman"/>
          <w:sz w:val="24"/>
          <w:szCs w:val="24"/>
          <w:lang w:eastAsia="en-AU"/>
        </w:rPr>
        <w:t>). s = scaled. Cent = Centralization.</w:t>
      </w:r>
    </w:p>
    <w:p w14:paraId="778E950D" w14:textId="77777777" w:rsidR="00020C1A" w:rsidRDefault="00020C1A" w:rsidP="00020C1A">
      <w:pPr>
        <w:rPr>
          <w:rFonts w:ascii="Times New Roman" w:eastAsia="Times New Roman" w:hAnsi="Times New Roman" w:cs="Times New Roman"/>
          <w:sz w:val="24"/>
          <w:szCs w:val="24"/>
          <w:lang w:eastAsia="en-AU"/>
        </w:rPr>
      </w:pPr>
      <w:r>
        <w:rPr>
          <w:noProof/>
        </w:rPr>
        <w:lastRenderedPageBreak/>
        <w:drawing>
          <wp:inline distT="0" distB="0" distL="0" distR="0" wp14:anchorId="33F90876" wp14:editId="73C670B4">
            <wp:extent cx="5731510" cy="4142740"/>
            <wp:effectExtent l="0" t="0" r="254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142740"/>
                    </a:xfrm>
                    <a:prstGeom prst="rect">
                      <a:avLst/>
                    </a:prstGeom>
                  </pic:spPr>
                </pic:pic>
              </a:graphicData>
            </a:graphic>
          </wp:inline>
        </w:drawing>
      </w:r>
      <w:r>
        <w:rPr>
          <w:rFonts w:ascii="Times New Roman" w:eastAsia="Times New Roman" w:hAnsi="Times New Roman" w:cs="Times New Roman"/>
          <w:b/>
          <w:bCs/>
          <w:sz w:val="24"/>
          <w:szCs w:val="24"/>
          <w:lang w:eastAsia="en-AU"/>
        </w:rPr>
        <w:t>Fig. 3</w:t>
      </w:r>
      <w:r>
        <w:rPr>
          <w:rFonts w:ascii="Times New Roman" w:eastAsia="Times New Roman" w:hAnsi="Times New Roman" w:cs="Times New Roman"/>
          <w:sz w:val="24"/>
          <w:szCs w:val="24"/>
          <w:lang w:eastAsia="en-AU"/>
        </w:rPr>
        <w:t xml:space="preserve">: Plots showing the predictive performance, variable importance and the functional form of relationships for our best-performing </w:t>
      </w:r>
      <w:proofErr w:type="spellStart"/>
      <w:r>
        <w:rPr>
          <w:rFonts w:ascii="Times New Roman" w:eastAsia="Times New Roman" w:hAnsi="Times New Roman" w:cs="Times New Roman"/>
          <w:i/>
          <w:iCs/>
          <w:sz w:val="24"/>
          <w:szCs w:val="24"/>
          <w:lang w:eastAsia="en-AU"/>
        </w:rPr>
        <w:t>MrIML</w:t>
      </w:r>
      <w:proofErr w:type="spellEnd"/>
      <w:r>
        <w:rPr>
          <w:rFonts w:ascii="Times New Roman" w:eastAsia="Times New Roman" w:hAnsi="Times New Roman" w:cs="Times New Roman"/>
          <w:i/>
          <w:iCs/>
          <w:sz w:val="24"/>
          <w:szCs w:val="24"/>
          <w:lang w:eastAsia="en-AU"/>
        </w:rPr>
        <w:t xml:space="preserve"> </w:t>
      </w:r>
      <w:r>
        <w:rPr>
          <w:rFonts w:ascii="Times New Roman" w:eastAsia="Times New Roman" w:hAnsi="Times New Roman" w:cs="Times New Roman"/>
          <w:sz w:val="24"/>
          <w:szCs w:val="24"/>
          <w:lang w:eastAsia="en-AU"/>
        </w:rPr>
        <w:t>proportion infected model. See Table S4 for model performance estimates across algorithms.  The colour of the labels indicates what type of predictor it is (blue = spectral, red = non-spectral network structural variables, gold = network metadata, see Tables S2 &amp; S3). a) Spectral radius and the Fiedler value (followed by species) are the most important predictors of proportion of individuals infected across all simulations (importance threshold &gt;0.1) and overall model performance was high (average R</w:t>
      </w:r>
      <w:r>
        <w:rPr>
          <w:rFonts w:ascii="Times New Roman" w:eastAsia="Times New Roman" w:hAnsi="Times New Roman" w:cs="Times New Roman"/>
          <w:sz w:val="24"/>
          <w:szCs w:val="24"/>
          <w:vertAlign w:val="superscript"/>
          <w:lang w:eastAsia="en-AU"/>
        </w:rPr>
        <w:t xml:space="preserve">2 </w:t>
      </w:r>
      <w:r>
        <w:rPr>
          <w:rFonts w:ascii="Times New Roman" w:eastAsia="Times New Roman" w:hAnsi="Times New Roman" w:cs="Times New Roman"/>
          <w:sz w:val="24"/>
          <w:szCs w:val="24"/>
          <w:lang w:eastAsia="en-AU"/>
        </w:rPr>
        <w:t xml:space="preserve">= 0.96 and root mean square error (RMSE) = 0.027). b-c) Average predictive </w:t>
      </w:r>
      <w:r w:rsidRPr="00F07E53">
        <w:rPr>
          <w:rFonts w:ascii="Times New Roman" w:eastAsia="Times New Roman" w:hAnsi="Times New Roman" w:cs="Times New Roman"/>
          <w:sz w:val="24"/>
          <w:szCs w:val="24"/>
          <w:lang w:eastAsia="en-AU"/>
        </w:rPr>
        <w:t>surface showing the relationship between spectral properties and proportion infected across all epidemic values (95% confidence intervals in grey). Rug plot on the x axis of the panels on the right shows the distribution of each characteristic across empirical networks. d-e) The a</w:t>
      </w:r>
      <w:r w:rsidRPr="00F07E53">
        <w:rPr>
          <w:rFonts w:ascii="Times New Roman" w:hAnsi="Times New Roman" w:cs="Times New Roman"/>
          <w:sz w:val="24"/>
          <w:szCs w:val="24"/>
        </w:rPr>
        <w:t>ccumulated local effects (ALE) plot revealed that the strongly non-linear relationships between both spectral properties and proportion infected were mediated by transmission and recovery probabilities</w:t>
      </w:r>
      <w:r w:rsidRPr="00F07E53">
        <w:rPr>
          <w:rFonts w:ascii="Times New Roman" w:eastAsia="Times New Roman" w:hAnsi="Times New Roman" w:cs="Times New Roman"/>
          <w:sz w:val="24"/>
          <w:szCs w:val="24"/>
          <w:lang w:eastAsia="en-AU"/>
        </w:rPr>
        <w:t>.</w:t>
      </w:r>
      <w:r w:rsidRPr="00F07E53">
        <w:rPr>
          <w:rFonts w:ascii="Times New Roman" w:hAnsi="Times New Roman" w:cs="Times New Roman"/>
        </w:rPr>
        <w:t xml:space="preserve"> </w:t>
      </w:r>
      <w:r w:rsidRPr="00F07E53">
        <w:rPr>
          <w:rFonts w:ascii="Times New Roman" w:eastAsia="Times New Roman" w:hAnsi="Times New Roman" w:cs="Times New Roman"/>
          <w:sz w:val="24"/>
          <w:szCs w:val="24"/>
          <w:lang w:eastAsia="en-AU"/>
        </w:rPr>
        <w:t>We chose these SIR parameter values (β = transmission probability, γ = recovery probability) to ensure major outbreaks occurred on the empirical networks. Net construct = Network construction method.</w:t>
      </w:r>
      <w:r>
        <w:rPr>
          <w:rFonts w:ascii="Times New Roman" w:eastAsia="Times New Roman" w:hAnsi="Times New Roman" w:cs="Times New Roman"/>
          <w:sz w:val="24"/>
          <w:szCs w:val="24"/>
          <w:lang w:eastAsia="en-AU"/>
        </w:rPr>
        <w:t xml:space="preserve"> </w:t>
      </w:r>
    </w:p>
    <w:p w14:paraId="4FFF2F09" w14:textId="77777777" w:rsidR="00020C1A" w:rsidRDefault="00020C1A" w:rsidP="00020C1A">
      <w:pPr>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lastRenderedPageBreak/>
        <w:drawing>
          <wp:inline distT="0" distB="0" distL="0" distR="0" wp14:anchorId="5424ABF3" wp14:editId="1DE576D3">
            <wp:extent cx="5731510" cy="2313305"/>
            <wp:effectExtent l="0" t="0" r="254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313305"/>
                    </a:xfrm>
                    <a:prstGeom prst="rect">
                      <a:avLst/>
                    </a:prstGeom>
                  </pic:spPr>
                </pic:pic>
              </a:graphicData>
            </a:graphic>
          </wp:inline>
        </w:drawing>
      </w:r>
    </w:p>
    <w:p w14:paraId="0BBC5C11" w14:textId="7A5F31E3" w:rsidR="00020C1A" w:rsidRDefault="00020C1A" w:rsidP="00020C1A">
      <w:pPr>
        <w:rPr>
          <w:rFonts w:ascii="Times New Roman" w:eastAsia="Times New Roman" w:hAnsi="Times New Roman" w:cs="Times New Roman"/>
          <w:sz w:val="24"/>
          <w:szCs w:val="24"/>
          <w:lang w:eastAsia="en-AU"/>
        </w:rPr>
      </w:pPr>
      <w:r>
        <w:rPr>
          <w:rFonts w:ascii="Times New Roman" w:eastAsia="Times New Roman" w:hAnsi="Times New Roman" w:cs="Times New Roman"/>
          <w:b/>
          <w:bCs/>
          <w:sz w:val="24"/>
          <w:szCs w:val="24"/>
          <w:lang w:eastAsia="en-AU"/>
        </w:rPr>
        <w:t>Fig. 4</w:t>
      </w:r>
      <w:r>
        <w:rPr>
          <w:rFonts w:ascii="Times New Roman" w:eastAsia="Times New Roman" w:hAnsi="Times New Roman" w:cs="Times New Roman"/>
          <w:sz w:val="24"/>
          <w:szCs w:val="24"/>
          <w:lang w:eastAsia="en-AU"/>
        </w:rPr>
        <w:t xml:space="preserve"> </w:t>
      </w:r>
      <w:bookmarkStart w:id="107" w:name="_Hlk102045277"/>
      <w:r>
        <w:rPr>
          <w:rFonts w:ascii="Times New Roman" w:eastAsia="Times New Roman" w:hAnsi="Times New Roman" w:cs="Times New Roman"/>
          <w:sz w:val="24"/>
          <w:szCs w:val="24"/>
          <w:lang w:eastAsia="en-AU"/>
        </w:rPr>
        <w:t xml:space="preserve">Global surrogate decision trees for our moderate transmission (β = 0.05) proportion infected with a) high and b) low recovery probability (γ = 0.4 and 0.04 respectively). Threshold values of each variable are included in each tree. The boxes at the tips of the trees indicate the estimates of average peak time or proportion of the network infected across simulations (top value) and percentage of networks in our dataset to be assigned to this tip. For example, 50% of our empirical networks had spectral radius values ≥ 26 and for these networks we found on average, a maximum of 0.76 of the </w:t>
      </w:r>
      <w:proofErr w:type="gramStart"/>
      <w:r>
        <w:rPr>
          <w:rFonts w:ascii="Times New Roman" w:eastAsia="Times New Roman" w:hAnsi="Times New Roman" w:cs="Times New Roman"/>
          <w:sz w:val="24"/>
          <w:szCs w:val="24"/>
          <w:lang w:eastAsia="en-AU"/>
        </w:rPr>
        <w:t>network</w:t>
      </w:r>
      <w:proofErr w:type="gramEnd"/>
      <w:r>
        <w:rPr>
          <w:rFonts w:ascii="Times New Roman" w:eastAsia="Times New Roman" w:hAnsi="Times New Roman" w:cs="Times New Roman"/>
          <w:sz w:val="24"/>
          <w:szCs w:val="24"/>
          <w:lang w:eastAsia="en-AU"/>
        </w:rPr>
        <w:t xml:space="preserve"> infected after 100 time steps. Tip boxes are coloured light to dark blue based on network vulnerability to pathogen spread (e.g., longer time to peak = light blue). Global fit = R</w:t>
      </w:r>
      <w:r>
        <w:rPr>
          <w:rFonts w:ascii="Times New Roman" w:eastAsia="Times New Roman" w:hAnsi="Times New Roman" w:cs="Times New Roman"/>
          <w:sz w:val="24"/>
          <w:szCs w:val="24"/>
          <w:vertAlign w:val="superscript"/>
          <w:lang w:eastAsia="en-AU"/>
        </w:rPr>
        <w:t>2</w:t>
      </w:r>
      <w:r>
        <w:rPr>
          <w:rFonts w:ascii="Times New Roman" w:eastAsia="Times New Roman" w:hAnsi="Times New Roman" w:cs="Times New Roman"/>
          <w:sz w:val="24"/>
          <w:szCs w:val="24"/>
          <w:lang w:eastAsia="en-AU"/>
        </w:rPr>
        <w:t xml:space="preserve"> for how well the surrogate model replicates the predictions of the trained model. See Figs. S5 for the complete list of global surrogate models and Fig. S6 for ‘time to peak’ surrogates. Colour of the label indicates what type of predictor it is (blue = spectral, red = non-spectral structural variables, gold = network metadata, see Tables S2 &amp; S3)</w:t>
      </w:r>
      <w:bookmarkEnd w:id="107"/>
      <w:r>
        <w:rPr>
          <w:rFonts w:ascii="Times New Roman" w:eastAsia="Times New Roman" w:hAnsi="Times New Roman" w:cs="Times New Roman"/>
          <w:sz w:val="24"/>
          <w:szCs w:val="24"/>
          <w:lang w:eastAsia="en-AU"/>
        </w:rPr>
        <w:t>.</w:t>
      </w:r>
    </w:p>
    <w:p w14:paraId="3109C887" w14:textId="77777777" w:rsidR="00020C1A" w:rsidRDefault="00020C1A">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type="page"/>
      </w:r>
    </w:p>
    <w:p w14:paraId="51A296AA" w14:textId="77777777" w:rsidR="00020C1A" w:rsidRDefault="00020C1A" w:rsidP="00020C1A">
      <w:pPr>
        <w:spacing w:line="48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lastRenderedPageBreak/>
        <w:drawing>
          <wp:inline distT="0" distB="0" distL="0" distR="0" wp14:anchorId="36B5EA80" wp14:editId="7BF20876">
            <wp:extent cx="5019268" cy="7025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4857" cy="7033463"/>
                    </a:xfrm>
                    <a:prstGeom prst="rect">
                      <a:avLst/>
                    </a:prstGeom>
                  </pic:spPr>
                </pic:pic>
              </a:graphicData>
            </a:graphic>
          </wp:inline>
        </w:drawing>
      </w:r>
    </w:p>
    <w:p w14:paraId="37A336AF" w14:textId="4FE2FBF1" w:rsidR="00020C1A" w:rsidRDefault="00020C1A" w:rsidP="00020C1A">
      <w:pPr>
        <w:spacing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b/>
          <w:bCs/>
          <w:sz w:val="24"/>
          <w:szCs w:val="24"/>
          <w:lang w:eastAsia="en-AU"/>
        </w:rPr>
        <w:t xml:space="preserve">Fig. 5: </w:t>
      </w:r>
      <w:r>
        <w:rPr>
          <w:rFonts w:ascii="Times New Roman" w:eastAsia="Times New Roman" w:hAnsi="Times New Roman" w:cs="Times New Roman"/>
          <w:sz w:val="24"/>
          <w:szCs w:val="24"/>
          <w:lang w:eastAsia="en-AU"/>
        </w:rPr>
        <w:t>The spectral radius and the Fiedler underpinned our in-sample prediction of the proportion infected estimates in our a) badger and b/c) out-of-sample Tasmanian devil contact networks. a) Shapley values (</w:t>
      </w:r>
      <w:r w:rsidRPr="00F07E53">
        <w:rPr>
          <w:rStyle w:val="cf01"/>
          <w:rFonts w:ascii="Times New Roman" w:hAnsi="Times New Roman" w:cs="Times New Roman"/>
          <w:sz w:val="24"/>
          <w:szCs w:val="24"/>
        </w:rPr>
        <w:t>φ)</w:t>
      </w:r>
      <w:r>
        <w:rPr>
          <w:rFonts w:ascii="Times New Roman" w:eastAsia="Times New Roman" w:hAnsi="Times New Roman" w:cs="Times New Roman"/>
          <w:sz w:val="24"/>
          <w:szCs w:val="24"/>
          <w:lang w:eastAsia="en-AU"/>
        </w:rPr>
        <w:t xml:space="preserve"> that quantify how each variable shaped simulated proportion infected (β = 0.05, γ = 0.04) in an empirical badger network. Negative Shapley values indicate that the variable reduced the proportion infection relative to other variables included in the model. See Fig S7 for other Shapley value analyses of other contrasting networks. b) Surrogate decision tree for the model that best approximated Tasmanian devil facial tumour disease (DFTD, β = 0.2, γ = 0.04). Red lines indicate the branches of the tree </w:t>
      </w:r>
      <w:r>
        <w:rPr>
          <w:rFonts w:ascii="Times New Roman" w:eastAsia="Times New Roman" w:hAnsi="Times New Roman" w:cs="Times New Roman"/>
          <w:sz w:val="24"/>
          <w:szCs w:val="24"/>
          <w:lang w:eastAsia="en-AU"/>
        </w:rPr>
        <w:lastRenderedPageBreak/>
        <w:t xml:space="preserve">corresponding to the spectral values from the left panels. The red outlined box is the estimated proportion infected for both networks. c) Corresponding variable importance plot showing the spectral radius and Fiedler value followed by data duration were the most important predictors in the model. Colour of the labels indicates what type of predictor it is (blue = spectral, red = non-spectral structural variables, gold = network metadata, see Tables S2/S3). Panels on the left are the corresponding networks. Net construct = Network construction method. *: for sexually mature individuals in comparable populations over similar time scales to the simulations </w:t>
      </w:r>
      <w:r>
        <w:fldChar w:fldCharType="begin"/>
      </w:r>
      <w:r w:rsidR="00742913">
        <w:rPr>
          <w:rFonts w:ascii="Times New Roman" w:eastAsia="Times New Roman" w:hAnsi="Times New Roman" w:cs="Times New Roman"/>
          <w:sz w:val="24"/>
          <w:szCs w:val="24"/>
          <w:lang w:eastAsia="en-AU"/>
        </w:rPr>
        <w:instrText xml:space="preserve"> ADDIN ZOTERO_ITEM CSL_CITATION {"citationID":"LI3VfxBL","properties":{"formattedCitation":"(McCallum {\\i{}et al.} 2009)","plainCitation":"(McCallum et al. 2009)","noteIndex":0},"citationItems":[{"id":8373,"uris":["http://zotero.org/users/7391531/items/M8DYQL7L"],"itemData":{"id":8373,"type":"article-journal","abstract":"Most pathogens threatening to cause extinction of a host species are maintained on one or more reservoir hosts, in addition to the species that is threatened by disease. Further, most conventional host—pathogen theory assumes that transmission is related to host density, and therefore a pathogen should become extinct before its sole host. Tasmanian devil facial tumor disease is a recently emerged infectious cancer that has led to massive population declines and grave concerns for the future persistence of this largest surviving marsupial carnivore. Here we report the results of mark—recapture studies at six sites and use these data to estimate epidemiological parameters critical to both accurately assessing the risk of extinction from this disease and effectively managing this disease threat. Three sites were monitored from before or close to the time of disease arrival, and at three others disease was well established when trapping began, in one site for at least 10 years. We found no evidence for sex-specific differences in disease prevalence and little evidence of consistent seasonal variation in the force of infection. At all sites, the disease was maintained at high levels of prevalence (&gt;50% in 2–3-year-old animals), despite causing major population declines. We also provide the first estimates of the basic reproductive rate R₀ for this disease. Using a simple age-structured deterministic model, we show that our results are not consistent with transmission being proportional to the density of infected hosts but are consistent with frequency-dependent transmission. This conclusion is further supported by the observation that local disease prevalence in 2–3-year-olds still exceeds 50% at a site where population density has been reduced by up to 90% in the past 12 years. These findings lend considerable weight to concerns that this host-specific pathogen will cause the extinction of the Tasmanian devil. Our study highlights the importance of rapidly implementing monitoring programs to determine how transmission depends on host density and emphasizes the need for ongoing management strategies involving a disease-free \"insurance population,\" along with ongoing field monitoring programs to confirm whether local population extinction occurs.","container-title":"Ecology","ISSN":"0012-9658","issue":"12","note":"publisher: [Wiley, Ecological Society of America]","page":"3379-3392","source":"JSTOR","title":"Transmission dynamics of Tasmanian devil facial tumor disease may lead to disease-induced extinction","volume":"90","author":[{"family":"McCallum","given":"Hamish"},{"family":"Jones","given":"Menna"},{"family":"Hawkins","given":"Clare"},{"family":"Hamede","given":"Rodrigo"},{"family":"Lachish","given":"Shelly"},{"family":"Sinn","given":"David L."},{"family":"Beeton","given":"Nick"},{"family":"Lazenby","given":"Billie"}],"issued":{"date-parts":[["2009"]]}}}],"schema":"https://github.com/citation-style-language/schema/raw/master/csl-citation.json"} </w:instrText>
      </w:r>
      <w:r>
        <w:rPr>
          <w:rFonts w:ascii="Times New Roman" w:eastAsia="Times New Roman" w:hAnsi="Times New Roman" w:cs="Times New Roman"/>
          <w:sz w:val="24"/>
          <w:szCs w:val="24"/>
          <w:lang w:eastAsia="en-AU"/>
        </w:rPr>
        <w:fldChar w:fldCharType="separate"/>
      </w:r>
      <w:r w:rsidR="00742913" w:rsidRPr="00742913">
        <w:rPr>
          <w:rFonts w:ascii="Times New Roman" w:hAnsi="Times New Roman" w:cs="Times New Roman"/>
          <w:sz w:val="24"/>
          <w:szCs w:val="24"/>
        </w:rPr>
        <w:t xml:space="preserve">(McCallum </w:t>
      </w:r>
      <w:r w:rsidR="00742913" w:rsidRPr="00742913">
        <w:rPr>
          <w:rFonts w:ascii="Times New Roman" w:hAnsi="Times New Roman" w:cs="Times New Roman"/>
          <w:i/>
          <w:iCs/>
          <w:sz w:val="24"/>
          <w:szCs w:val="24"/>
        </w:rPr>
        <w:t>et al.</w:t>
      </w:r>
      <w:r w:rsidR="00742913" w:rsidRPr="00742913">
        <w:rPr>
          <w:rFonts w:ascii="Times New Roman" w:hAnsi="Times New Roman" w:cs="Times New Roman"/>
          <w:sz w:val="24"/>
          <w:szCs w:val="24"/>
        </w:rPr>
        <w:t xml:space="preserve"> 2009)</w:t>
      </w:r>
      <w:r>
        <w:rPr>
          <w:rFonts w:ascii="Times New Roman" w:eastAsia="Times New Roman" w:hAnsi="Times New Roman" w:cs="Times New Roman"/>
          <w:sz w:val="24"/>
          <w:szCs w:val="24"/>
          <w:lang w:eastAsia="en-AU"/>
        </w:rPr>
        <w:fldChar w:fldCharType="end"/>
      </w:r>
      <w:r>
        <w:rPr>
          <w:rFonts w:ascii="Times New Roman" w:eastAsia="Times New Roman" w:hAnsi="Times New Roman" w:cs="Times New Roman"/>
          <w:sz w:val="24"/>
          <w:szCs w:val="24"/>
          <w:lang w:eastAsia="en-AU"/>
        </w:rPr>
        <w:t>.</w:t>
      </w:r>
    </w:p>
    <w:p w14:paraId="0E527392" w14:textId="77777777" w:rsidR="00020C1A" w:rsidRDefault="00020C1A" w:rsidP="00020C1A">
      <w:pPr>
        <w:spacing w:line="240" w:lineRule="auto"/>
        <w:rPr>
          <w:rFonts w:ascii="Times New Roman" w:eastAsia="Times New Roman" w:hAnsi="Times New Roman" w:cs="Times New Roman"/>
          <w:sz w:val="24"/>
          <w:szCs w:val="24"/>
          <w:lang w:eastAsia="en-AU"/>
        </w:rPr>
      </w:pPr>
    </w:p>
    <w:p w14:paraId="1626568A" w14:textId="10DDD01C" w:rsidR="00A0112A" w:rsidRDefault="00A0112A">
      <w:pPr>
        <w:rPr>
          <w:rFonts w:ascii="Times New Roman" w:eastAsia="Times New Roman" w:hAnsi="Times New Roman" w:cs="Times New Roman"/>
          <w:color w:val="000000"/>
          <w:sz w:val="24"/>
          <w:szCs w:val="24"/>
          <w:lang w:eastAsia="en-AU"/>
        </w:rPr>
      </w:pPr>
    </w:p>
    <w:p w14:paraId="28857CB1" w14:textId="77777777" w:rsidR="00A0112A" w:rsidRPr="00FD7C20" w:rsidRDefault="00A0112A">
      <w:pPr>
        <w:rPr>
          <w:rFonts w:ascii="Times New Roman" w:eastAsia="Times New Roman" w:hAnsi="Times New Roman" w:cs="Times New Roman"/>
          <w:color w:val="000000"/>
          <w:sz w:val="24"/>
          <w:szCs w:val="24"/>
          <w:lang w:eastAsia="en-AU"/>
        </w:rPr>
      </w:pPr>
    </w:p>
    <w:sectPr w:rsidR="00A0112A" w:rsidRPr="00FD7C20">
      <w:headerReference w:type="default" r:id="rId22"/>
      <w:pgSz w:w="11906" w:h="16838"/>
      <w:pgMar w:top="1440" w:right="1440" w:bottom="1440" w:left="1440" w:header="708" w:footer="0" w:gutter="0"/>
      <w:lnNumType w:countBy="1" w:distance="283" w:restart="continuous"/>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Nicholas Fountain-Jones" w:date="2022-10-12T16:17:00Z" w:initials="NFJ">
    <w:p w14:paraId="5A2C9AE4" w14:textId="77777777" w:rsidR="00286471" w:rsidRDefault="00286471" w:rsidP="00DE4A8E">
      <w:pPr>
        <w:pStyle w:val="CommentText"/>
      </w:pPr>
      <w:r>
        <w:rPr>
          <w:rStyle w:val="CommentReference"/>
        </w:rPr>
        <w:annotationRef/>
      </w:r>
      <w:r>
        <w:t>Im thinking of recommending Vanessa Ezenwa or Barbara Han as Ecology Letter editors. Open to other suggestions though!</w:t>
      </w:r>
    </w:p>
  </w:comment>
  <w:comment w:id="8" w:author="Nicholas Fountain-Jones" w:date="2022-10-12T16:23:00Z" w:initials="NFJ">
    <w:p w14:paraId="5F9FA4E9" w14:textId="77777777" w:rsidR="006D29CE" w:rsidRDefault="006D29CE" w:rsidP="00DE4A8E">
      <w:pPr>
        <w:pStyle w:val="CommentText"/>
      </w:pPr>
      <w:r>
        <w:rPr>
          <w:rStyle w:val="CommentReference"/>
        </w:rPr>
        <w:annotationRef/>
      </w:r>
      <w:r>
        <w:rPr>
          <w:color w:val="1C1D1E"/>
          <w:highlight w:val="white"/>
        </w:rPr>
        <w:t>Ecology letters: Please note that at initial submission we still do require, for all manuscripts regardless of the format style, a novelty statement, a cover letter, and a title page including an authorship statement, a data statement, the number of words in abstract/main text and the number of figure/table/boxes.</w:t>
      </w:r>
      <w:r>
        <w:t xml:space="preserve"> </w:t>
      </w:r>
    </w:p>
  </w:comment>
  <w:comment w:id="14" w:author="Nicholas Fountain-Jones" w:date="2022-10-12T16:25:00Z" w:initials="NFJ">
    <w:p w14:paraId="500B043A" w14:textId="77777777" w:rsidR="006D29CE" w:rsidRDefault="006D29CE" w:rsidP="00DE4A8E">
      <w:pPr>
        <w:pStyle w:val="CommentText"/>
      </w:pPr>
      <w:r>
        <w:rPr>
          <w:rStyle w:val="CommentReference"/>
        </w:rPr>
        <w:annotationRef/>
      </w:r>
      <w:r>
        <w:t>400 words over. Anyone got any suggestions for cutting text?</w:t>
      </w:r>
    </w:p>
  </w:comment>
  <w:comment w:id="15" w:author="Nicholas Fountain-Jones" w:date="2022-10-12T16:29:00Z" w:initials="NFJ">
    <w:p w14:paraId="0CD6BD20" w14:textId="77777777" w:rsidR="006D29CE" w:rsidRDefault="006D29CE" w:rsidP="00DE4A8E">
      <w:pPr>
        <w:pStyle w:val="CommentText"/>
      </w:pPr>
      <w:r>
        <w:rPr>
          <w:rStyle w:val="CommentReference"/>
        </w:rPr>
        <w:annotationRef/>
      </w:r>
      <w:r>
        <w:t>Pruning the devil example would fix this...</w:t>
      </w:r>
    </w:p>
  </w:comment>
  <w:comment w:id="16" w:author="Nicholas Fountain-Jones" w:date="2022-10-12T16:35:00Z" w:initials="NFJ">
    <w:p w14:paraId="275F666A" w14:textId="77777777" w:rsidR="00FF3F85" w:rsidRDefault="00FF3F85" w:rsidP="00DE4A8E">
      <w:pPr>
        <w:pStyle w:val="CommentText"/>
      </w:pPr>
      <w:r>
        <w:rPr>
          <w:rStyle w:val="CommentReference"/>
        </w:rPr>
        <w:annotationRef/>
      </w:r>
      <w:r>
        <w:t>The discussion is another place to cut words</w:t>
      </w:r>
    </w:p>
  </w:comment>
  <w:comment w:id="46" w:author="Nicholas Fountain-Jones" w:date="2022-10-12T11:48:00Z" w:initials="NFJ">
    <w:p w14:paraId="5701CC67" w14:textId="5DA6C833" w:rsidR="00E23032" w:rsidRDefault="00E23032" w:rsidP="00DE4A8E">
      <w:pPr>
        <w:pStyle w:val="CommentText"/>
      </w:pPr>
      <w:r>
        <w:rPr>
          <w:rStyle w:val="CommentReference"/>
        </w:rPr>
        <w:annotationRef/>
      </w:r>
      <w:r>
        <w:t xml:space="preserve">Shall we change to social networks instead? Not 100% sold on the idea but could be. </w:t>
      </w:r>
    </w:p>
  </w:comment>
  <w:comment w:id="47" w:author="Nicholas Fountain-Jones" w:date="2022-10-13T09:05:00Z" w:initials="NFJ">
    <w:p w14:paraId="13DFD35C" w14:textId="77777777" w:rsidR="00DB52C1" w:rsidRDefault="00DB52C1" w:rsidP="008A3CD3">
      <w:pPr>
        <w:pStyle w:val="CommentText"/>
      </w:pPr>
      <w:r>
        <w:rPr>
          <w:rStyle w:val="CommentReference"/>
        </w:rPr>
        <w:annotationRef/>
      </w:r>
      <w:r>
        <w:t>All of networks that use indirect measures are proxies for contacts.</w:t>
      </w:r>
    </w:p>
  </w:comment>
  <w:comment w:id="48" w:author="Nicholas Fountain-Jones" w:date="2022-10-12T16:12:00Z" w:initials="NFJ">
    <w:p w14:paraId="79AD272F" w14:textId="5300BB8F" w:rsidR="00C74AC4" w:rsidRDefault="00C74AC4" w:rsidP="00DE4A8E">
      <w:pPr>
        <w:pStyle w:val="CommentText"/>
      </w:pPr>
      <w:r>
        <w:rPr>
          <w:rStyle w:val="CommentReference"/>
        </w:rPr>
        <w:annotationRef/>
      </w:r>
      <w:r>
        <w:t>We could talk about some of the biases here?</w:t>
      </w:r>
    </w:p>
  </w:comment>
  <w:comment w:id="49" w:author="Nicholas Fountain-Jones" w:date="2022-10-13T09:56:00Z" w:initials="NFJ">
    <w:p w14:paraId="769FC69B" w14:textId="77777777" w:rsidR="00E27ED9" w:rsidRDefault="00E27ED9" w:rsidP="00BC0870">
      <w:pPr>
        <w:pStyle w:val="CommentText"/>
      </w:pPr>
      <w:r>
        <w:rPr>
          <w:rStyle w:val="CommentReference"/>
        </w:rPr>
        <w:annotationRef/>
      </w:r>
      <w:r>
        <w:t>We do a good job in the discussion though?</w:t>
      </w:r>
    </w:p>
  </w:comment>
  <w:comment w:id="52" w:author="Nicholas Fountain-Jones" w:date="2022-10-12T12:00:00Z" w:initials="NFJ">
    <w:p w14:paraId="45D8011B" w14:textId="1362BE63" w:rsidR="00097B6D" w:rsidRDefault="00097B6D" w:rsidP="00097B6D">
      <w:pPr>
        <w:pStyle w:val="CommentText"/>
      </w:pPr>
      <w:r>
        <w:rPr>
          <w:rStyle w:val="CommentReference"/>
        </w:rPr>
        <w:annotationRef/>
      </w:r>
      <w:r>
        <w:t>This needs to go in the mehods</w:t>
      </w:r>
    </w:p>
  </w:comment>
  <w:comment w:id="69" w:author="Nicholas Fountain-Jones" w:date="2022-10-12T13:49:00Z" w:initials="NFJ">
    <w:p w14:paraId="739D54FE" w14:textId="77777777" w:rsidR="0075046B" w:rsidRDefault="0075046B" w:rsidP="00DE4A8E">
      <w:pPr>
        <w:pStyle w:val="CommentText"/>
      </w:pPr>
      <w:r>
        <w:rPr>
          <w:rStyle w:val="CommentReference"/>
        </w:rPr>
        <w:annotationRef/>
      </w:r>
      <w:r>
        <w:t xml:space="preserve">The question being do we keep the devil example in or do we remove it? I've re-written this section a bit to clarify. </w:t>
      </w:r>
    </w:p>
  </w:comment>
  <w:comment w:id="90" w:author="Nicholas Fountain-Jones" w:date="2022-10-12T15:23:00Z" w:initials="NFJ">
    <w:p w14:paraId="2D6A038E" w14:textId="77777777" w:rsidR="0055642F" w:rsidRDefault="0055642F" w:rsidP="00DE4A8E">
      <w:pPr>
        <w:pStyle w:val="CommentText"/>
      </w:pPr>
      <w:r>
        <w:rPr>
          <w:rStyle w:val="CommentReference"/>
        </w:rPr>
        <w:annotationRef/>
      </w:r>
      <w:r>
        <w:t xml:space="preserve">We could mention that empirical networks with relevant estimates of pathogen spread are rare?  </w:t>
      </w:r>
    </w:p>
  </w:comment>
  <w:comment w:id="93" w:author="Nicholas Fountain-Jones" w:date="2022-10-13T09:12:00Z" w:initials="NFJ">
    <w:p w14:paraId="00CE1171" w14:textId="77777777" w:rsidR="00FA581C" w:rsidRDefault="00FA581C" w:rsidP="00EF7C02">
      <w:pPr>
        <w:pStyle w:val="CommentText"/>
      </w:pPr>
      <w:r>
        <w:rPr>
          <w:rStyle w:val="CommentReference"/>
        </w:rPr>
        <w:annotationRef/>
      </w:r>
      <w:r>
        <w:t>We could reduce the following paragraphs down a bit?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2C9AE4" w15:done="0"/>
  <w15:commentEx w15:paraId="5F9FA4E9" w15:done="0"/>
  <w15:commentEx w15:paraId="500B043A" w15:done="0"/>
  <w15:commentEx w15:paraId="0CD6BD20" w15:paraIdParent="500B043A" w15:done="0"/>
  <w15:commentEx w15:paraId="275F666A" w15:paraIdParent="500B043A" w15:done="0"/>
  <w15:commentEx w15:paraId="5701CC67" w15:done="0"/>
  <w15:commentEx w15:paraId="13DFD35C" w15:paraIdParent="5701CC67" w15:done="0"/>
  <w15:commentEx w15:paraId="79AD272F" w15:done="0"/>
  <w15:commentEx w15:paraId="769FC69B" w15:paraIdParent="79AD272F" w15:done="0"/>
  <w15:commentEx w15:paraId="45D8011B" w15:done="0"/>
  <w15:commentEx w15:paraId="739D54FE" w15:done="0"/>
  <w15:commentEx w15:paraId="2D6A038E" w15:done="0"/>
  <w15:commentEx w15:paraId="00CE11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16725" w16cex:dateUtc="2022-10-12T05:17:00Z"/>
  <w16cex:commentExtensible w16cex:durableId="26F1686C" w16cex:dateUtc="2022-10-12T05:23:00Z"/>
  <w16cex:commentExtensible w16cex:durableId="26F168FA" w16cex:dateUtc="2022-10-12T05:25:00Z"/>
  <w16cex:commentExtensible w16cex:durableId="26F169CF" w16cex:dateUtc="2022-10-12T05:29:00Z"/>
  <w16cex:commentExtensible w16cex:durableId="26F16B3E" w16cex:dateUtc="2022-10-12T05:35:00Z"/>
  <w16cex:commentExtensible w16cex:durableId="26F12806" w16cex:dateUtc="2022-10-12T00:48:00Z"/>
  <w16cex:commentExtensible w16cex:durableId="26F25371" w16cex:dateUtc="2022-10-12T22:05:00Z"/>
  <w16cex:commentExtensible w16cex:durableId="26F165DA" w16cex:dateUtc="2022-10-12T05:12:00Z"/>
  <w16cex:commentExtensible w16cex:durableId="26F25F5F" w16cex:dateUtc="2022-10-12T22:56:00Z"/>
  <w16cex:commentExtensible w16cex:durableId="26F161F2" w16cex:dateUtc="2022-10-12T01:00:00Z"/>
  <w16cex:commentExtensible w16cex:durableId="26F14480" w16cex:dateUtc="2022-10-12T02:49:00Z"/>
  <w16cex:commentExtensible w16cex:durableId="26F15A66" w16cex:dateUtc="2022-10-12T04:23:00Z"/>
  <w16cex:commentExtensible w16cex:durableId="26F254EC" w16cex:dateUtc="2022-10-12T22: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2C9AE4" w16cid:durableId="26F16725"/>
  <w16cid:commentId w16cid:paraId="5F9FA4E9" w16cid:durableId="26F1686C"/>
  <w16cid:commentId w16cid:paraId="500B043A" w16cid:durableId="26F168FA"/>
  <w16cid:commentId w16cid:paraId="0CD6BD20" w16cid:durableId="26F169CF"/>
  <w16cid:commentId w16cid:paraId="275F666A" w16cid:durableId="26F16B3E"/>
  <w16cid:commentId w16cid:paraId="5701CC67" w16cid:durableId="26F12806"/>
  <w16cid:commentId w16cid:paraId="13DFD35C" w16cid:durableId="26F25371"/>
  <w16cid:commentId w16cid:paraId="79AD272F" w16cid:durableId="26F165DA"/>
  <w16cid:commentId w16cid:paraId="769FC69B" w16cid:durableId="26F25F5F"/>
  <w16cid:commentId w16cid:paraId="45D8011B" w16cid:durableId="26F161F2"/>
  <w16cid:commentId w16cid:paraId="739D54FE" w16cid:durableId="26F14480"/>
  <w16cid:commentId w16cid:paraId="2D6A038E" w16cid:durableId="26F15A66"/>
  <w16cid:commentId w16cid:paraId="00CE1171" w16cid:durableId="26F254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48297" w14:textId="77777777" w:rsidR="00DC3EBB" w:rsidRDefault="00DC3EBB">
      <w:pPr>
        <w:spacing w:after="0" w:line="240" w:lineRule="auto"/>
      </w:pPr>
      <w:r>
        <w:separator/>
      </w:r>
    </w:p>
  </w:endnote>
  <w:endnote w:type="continuationSeparator" w:id="0">
    <w:p w14:paraId="7C66EEBF" w14:textId="77777777" w:rsidR="00DC3EBB" w:rsidRDefault="00DC3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lib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4AC03" w14:textId="77777777" w:rsidR="00DC3EBB" w:rsidRDefault="00DC3EBB">
      <w:pPr>
        <w:spacing w:after="0" w:line="240" w:lineRule="auto"/>
      </w:pPr>
      <w:r>
        <w:separator/>
      </w:r>
    </w:p>
  </w:footnote>
  <w:footnote w:type="continuationSeparator" w:id="0">
    <w:p w14:paraId="254C2643" w14:textId="77777777" w:rsidR="00DC3EBB" w:rsidRDefault="00DC3E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97258"/>
      <w:docPartObj>
        <w:docPartGallery w:val="Page Numbers (Top of Page)"/>
        <w:docPartUnique/>
      </w:docPartObj>
    </w:sdtPr>
    <w:sdtContent>
      <w:p w14:paraId="7B1A7DF8" w14:textId="77777777" w:rsidR="00164936" w:rsidRDefault="00DE4A8E">
        <w:pPr>
          <w:pStyle w:val="Header"/>
          <w:jc w:val="right"/>
        </w:pPr>
        <w:r>
          <w:fldChar w:fldCharType="begin"/>
        </w:r>
        <w:r>
          <w:instrText xml:space="preserve"> PAGE </w:instrText>
        </w:r>
        <w:r>
          <w:fldChar w:fldCharType="separate"/>
        </w:r>
        <w:r>
          <w:t>30</w:t>
        </w:r>
        <w:r>
          <w:fldChar w:fldCharType="end"/>
        </w:r>
      </w:p>
      <w:p w14:paraId="425F7DA4" w14:textId="77777777" w:rsidR="00164936" w:rsidRDefault="00DE4A8E">
        <w:pPr>
          <w:pStyle w:val="Header"/>
        </w:pPr>
      </w:p>
    </w:sdtContent>
  </w:sdt>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Fountain-Jones">
    <w15:presenceInfo w15:providerId="None" w15:userId="Nicholas Fountain-Jon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Y2szQ1NrSwNDAwNDZV0lEKTi0uzszPAykwrgUAyoDtXiwAAAA="/>
  </w:docVars>
  <w:rsids>
    <w:rsidRoot w:val="00164936"/>
    <w:rsid w:val="00001908"/>
    <w:rsid w:val="00020C1A"/>
    <w:rsid w:val="00050E21"/>
    <w:rsid w:val="00057815"/>
    <w:rsid w:val="00080595"/>
    <w:rsid w:val="00084E9E"/>
    <w:rsid w:val="000936A5"/>
    <w:rsid w:val="00094250"/>
    <w:rsid w:val="00097B6D"/>
    <w:rsid w:val="000D451C"/>
    <w:rsid w:val="00117684"/>
    <w:rsid w:val="0013112E"/>
    <w:rsid w:val="001405C5"/>
    <w:rsid w:val="00164936"/>
    <w:rsid w:val="001B115E"/>
    <w:rsid w:val="001D7727"/>
    <w:rsid w:val="0020436E"/>
    <w:rsid w:val="00231C03"/>
    <w:rsid w:val="00286471"/>
    <w:rsid w:val="00297172"/>
    <w:rsid w:val="002B09D9"/>
    <w:rsid w:val="00343598"/>
    <w:rsid w:val="00361D77"/>
    <w:rsid w:val="003A191C"/>
    <w:rsid w:val="003A7A9D"/>
    <w:rsid w:val="003D402C"/>
    <w:rsid w:val="003D474D"/>
    <w:rsid w:val="003D6BD7"/>
    <w:rsid w:val="003D7BC9"/>
    <w:rsid w:val="003E2365"/>
    <w:rsid w:val="00407DFA"/>
    <w:rsid w:val="00442074"/>
    <w:rsid w:val="00452DAB"/>
    <w:rsid w:val="004A46B5"/>
    <w:rsid w:val="005232A4"/>
    <w:rsid w:val="00534C03"/>
    <w:rsid w:val="00553C1B"/>
    <w:rsid w:val="0055642F"/>
    <w:rsid w:val="00583BC9"/>
    <w:rsid w:val="005940D4"/>
    <w:rsid w:val="0061272E"/>
    <w:rsid w:val="006153C9"/>
    <w:rsid w:val="00620055"/>
    <w:rsid w:val="00637556"/>
    <w:rsid w:val="00664298"/>
    <w:rsid w:val="006B5AE2"/>
    <w:rsid w:val="006D29CE"/>
    <w:rsid w:val="006D2EAD"/>
    <w:rsid w:val="00701D34"/>
    <w:rsid w:val="00742913"/>
    <w:rsid w:val="0075046B"/>
    <w:rsid w:val="007557CD"/>
    <w:rsid w:val="00757DB5"/>
    <w:rsid w:val="00781837"/>
    <w:rsid w:val="007A4052"/>
    <w:rsid w:val="007B56F8"/>
    <w:rsid w:val="007F244E"/>
    <w:rsid w:val="008177A5"/>
    <w:rsid w:val="008A3DA1"/>
    <w:rsid w:val="008E7C18"/>
    <w:rsid w:val="009064FF"/>
    <w:rsid w:val="00920F14"/>
    <w:rsid w:val="00932A6A"/>
    <w:rsid w:val="00932DFD"/>
    <w:rsid w:val="00976AAB"/>
    <w:rsid w:val="009D2702"/>
    <w:rsid w:val="009E6A94"/>
    <w:rsid w:val="00A0112A"/>
    <w:rsid w:val="00A13802"/>
    <w:rsid w:val="00A443D0"/>
    <w:rsid w:val="00A9247D"/>
    <w:rsid w:val="00A92DED"/>
    <w:rsid w:val="00B109E6"/>
    <w:rsid w:val="00B6641D"/>
    <w:rsid w:val="00B70664"/>
    <w:rsid w:val="00B87FDF"/>
    <w:rsid w:val="00BC0E5C"/>
    <w:rsid w:val="00C74AC4"/>
    <w:rsid w:val="00C8115A"/>
    <w:rsid w:val="00CA5426"/>
    <w:rsid w:val="00CC034C"/>
    <w:rsid w:val="00CC455C"/>
    <w:rsid w:val="00CD2B56"/>
    <w:rsid w:val="00D4428F"/>
    <w:rsid w:val="00D6668F"/>
    <w:rsid w:val="00D9188A"/>
    <w:rsid w:val="00DB52C1"/>
    <w:rsid w:val="00DC3EBB"/>
    <w:rsid w:val="00DE4A8E"/>
    <w:rsid w:val="00E04775"/>
    <w:rsid w:val="00E06F1B"/>
    <w:rsid w:val="00E23032"/>
    <w:rsid w:val="00E27ED9"/>
    <w:rsid w:val="00E564F3"/>
    <w:rsid w:val="00E93891"/>
    <w:rsid w:val="00ED0371"/>
    <w:rsid w:val="00F07CFE"/>
    <w:rsid w:val="00F07E53"/>
    <w:rsid w:val="00F16C47"/>
    <w:rsid w:val="00FA581C"/>
    <w:rsid w:val="00FB0406"/>
    <w:rsid w:val="00FD7C20"/>
    <w:rsid w:val="00FF3F85"/>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84337"/>
  <w15:docId w15:val="{3C01E81B-B3BB-4D6F-A409-18599121E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5A591D"/>
    <w:rPr>
      <w:sz w:val="16"/>
      <w:szCs w:val="16"/>
    </w:rPr>
  </w:style>
  <w:style w:type="character" w:customStyle="1" w:styleId="CommentTextChar">
    <w:name w:val="Comment Text Char"/>
    <w:basedOn w:val="DefaultParagraphFont"/>
    <w:link w:val="CommentText"/>
    <w:uiPriority w:val="99"/>
    <w:qFormat/>
    <w:rsid w:val="005A591D"/>
    <w:rPr>
      <w:sz w:val="20"/>
      <w:szCs w:val="20"/>
    </w:rPr>
  </w:style>
  <w:style w:type="character" w:customStyle="1" w:styleId="CommentSubjectChar">
    <w:name w:val="Comment Subject Char"/>
    <w:basedOn w:val="CommentTextChar"/>
    <w:link w:val="CommentSubject"/>
    <w:uiPriority w:val="99"/>
    <w:semiHidden/>
    <w:qFormat/>
    <w:rsid w:val="005A591D"/>
    <w:rPr>
      <w:b/>
      <w:bCs/>
      <w:sz w:val="20"/>
      <w:szCs w:val="20"/>
    </w:rPr>
  </w:style>
  <w:style w:type="character" w:styleId="LineNumber">
    <w:name w:val="line number"/>
    <w:basedOn w:val="DefaultParagraphFont"/>
    <w:uiPriority w:val="99"/>
    <w:semiHidden/>
    <w:unhideWhenUsed/>
    <w:qFormat/>
    <w:rsid w:val="00C93AC2"/>
  </w:style>
  <w:style w:type="character" w:customStyle="1" w:styleId="HeaderChar">
    <w:name w:val="Header Char"/>
    <w:basedOn w:val="DefaultParagraphFont"/>
    <w:link w:val="Header"/>
    <w:uiPriority w:val="99"/>
    <w:qFormat/>
    <w:rsid w:val="00426832"/>
  </w:style>
  <w:style w:type="character" w:customStyle="1" w:styleId="FooterChar">
    <w:name w:val="Footer Char"/>
    <w:basedOn w:val="DefaultParagraphFont"/>
    <w:link w:val="Footer"/>
    <w:uiPriority w:val="99"/>
    <w:qFormat/>
    <w:rsid w:val="00426832"/>
  </w:style>
  <w:style w:type="character" w:styleId="Hyperlink">
    <w:name w:val="Hyperlink"/>
    <w:basedOn w:val="DefaultParagraphFont"/>
    <w:uiPriority w:val="99"/>
    <w:unhideWhenUsed/>
    <w:rsid w:val="00610085"/>
    <w:rPr>
      <w:color w:val="0563C1" w:themeColor="hyperlink"/>
      <w:u w:val="single"/>
    </w:rPr>
  </w:style>
  <w:style w:type="character" w:styleId="UnresolvedMention">
    <w:name w:val="Unresolved Mention"/>
    <w:basedOn w:val="DefaultParagraphFont"/>
    <w:uiPriority w:val="99"/>
    <w:semiHidden/>
    <w:unhideWhenUsed/>
    <w:qFormat/>
    <w:rsid w:val="00610085"/>
    <w:rPr>
      <w:color w:val="605E5C"/>
      <w:shd w:val="clear" w:color="auto" w:fill="E1DFDD"/>
    </w:rPr>
  </w:style>
  <w:style w:type="character" w:customStyle="1" w:styleId="LineNumbering">
    <w:name w:val="Line Numbering"/>
  </w:style>
  <w:style w:type="character" w:styleId="PlaceholderText">
    <w:name w:val="Placeholder Text"/>
    <w:basedOn w:val="DefaultParagraphFont"/>
    <w:uiPriority w:val="99"/>
    <w:semiHidden/>
    <w:qFormat/>
    <w:rsid w:val="002A5E06"/>
    <w:rPr>
      <w:color w:val="808080"/>
    </w:rPr>
  </w:style>
  <w:style w:type="character" w:customStyle="1" w:styleId="Quotation">
    <w:name w:val="Quotation"/>
    <w:qFormat/>
    <w:rPr>
      <w:i/>
      <w:i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4D3822"/>
    <w:pPr>
      <w:spacing w:beforeAutospacing="1" w:afterAutospacing="1" w:line="240" w:lineRule="auto"/>
    </w:pPr>
    <w:rPr>
      <w:rFonts w:ascii="Times New Roman" w:eastAsia="Times New Roman" w:hAnsi="Times New Roman" w:cs="Times New Roman"/>
      <w:sz w:val="24"/>
      <w:szCs w:val="24"/>
      <w:lang w:eastAsia="en-AU"/>
    </w:rPr>
  </w:style>
  <w:style w:type="paragraph" w:styleId="CommentText">
    <w:name w:val="annotation text"/>
    <w:basedOn w:val="Normal"/>
    <w:link w:val="CommentTextChar"/>
    <w:uiPriority w:val="99"/>
    <w:unhideWhenUsed/>
    <w:qFormat/>
    <w:rsid w:val="005A591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A591D"/>
    <w:rPr>
      <w:b/>
      <w:bCs/>
    </w:rPr>
  </w:style>
  <w:style w:type="paragraph" w:styleId="ListParagraph">
    <w:name w:val="List Paragraph"/>
    <w:basedOn w:val="Normal"/>
    <w:uiPriority w:val="34"/>
    <w:qFormat/>
    <w:rsid w:val="002052D0"/>
    <w:pPr>
      <w:ind w:left="720"/>
      <w:contextualSpacing/>
    </w:pPr>
  </w:style>
  <w:style w:type="paragraph" w:styleId="Bibliography">
    <w:name w:val="Bibliography"/>
    <w:basedOn w:val="Normal"/>
    <w:next w:val="Normal"/>
    <w:uiPriority w:val="37"/>
    <w:unhideWhenUsed/>
    <w:qFormat/>
    <w:rsid w:val="00147916"/>
    <w:pPr>
      <w:spacing w:after="0" w:line="240" w:lineRule="auto"/>
      <w:ind w:left="720" w:hanging="720"/>
    </w:pPr>
  </w:style>
  <w:style w:type="paragraph" w:customStyle="1" w:styleId="HeaderandFooter">
    <w:name w:val="Header and Footer"/>
    <w:basedOn w:val="Normal"/>
    <w:qFormat/>
  </w:style>
  <w:style w:type="paragraph" w:styleId="Header">
    <w:name w:val="header"/>
    <w:basedOn w:val="Normal"/>
    <w:link w:val="HeaderChar"/>
    <w:uiPriority w:val="99"/>
    <w:unhideWhenUsed/>
    <w:rsid w:val="00426832"/>
    <w:pPr>
      <w:suppressLineNumbers/>
      <w:tabs>
        <w:tab w:val="center" w:pos="4513"/>
        <w:tab w:val="right" w:pos="9026"/>
      </w:tabs>
      <w:spacing w:after="0" w:line="240" w:lineRule="auto"/>
    </w:pPr>
  </w:style>
  <w:style w:type="paragraph" w:styleId="Footer">
    <w:name w:val="footer"/>
    <w:basedOn w:val="Normal"/>
    <w:link w:val="FooterChar"/>
    <w:uiPriority w:val="99"/>
    <w:unhideWhenUsed/>
    <w:rsid w:val="00426832"/>
    <w:pPr>
      <w:suppressLineNumbers/>
      <w:tabs>
        <w:tab w:val="center" w:pos="4513"/>
        <w:tab w:val="right" w:pos="9026"/>
      </w:tabs>
      <w:spacing w:after="0" w:line="240" w:lineRule="auto"/>
    </w:pPr>
  </w:style>
  <w:style w:type="paragraph" w:styleId="Revision">
    <w:name w:val="Revision"/>
    <w:uiPriority w:val="99"/>
    <w:semiHidden/>
    <w:qFormat/>
    <w:rsid w:val="009E2C1D"/>
    <w:pPr>
      <w:suppressAutoHyphens w:val="0"/>
    </w:pPr>
  </w:style>
  <w:style w:type="table" w:styleId="TableGrid">
    <w:name w:val="Table Grid"/>
    <w:basedOn w:val="TableNormal"/>
    <w:uiPriority w:val="39"/>
    <w:rsid w:val="00CC07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F07E5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1192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nfj1380/igraphEpi" TargetMode="External"/><Relationship Id="rId18" Type="http://schemas.openxmlformats.org/officeDocument/2006/relationships/hyperlink" Target="http://phylopic.org/"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mailto:*Nick.FountainJones@utas.edu.au" TargetMode="External"/><Relationship Id="rId12" Type="http://schemas.openxmlformats.org/officeDocument/2006/relationships/hyperlink" Target="https://spreadpredictr.shinyapps.io/spreadpredictr/"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phylopic.org/"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spreadpredictr.shinyapps.io/spreadpredictr/"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F6B43-52D1-4884-8C03-A02A87502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34</Pages>
  <Words>39033</Words>
  <Characters>235766</Characters>
  <Application>Microsoft Office Word</Application>
  <DocSecurity>0</DocSecurity>
  <Lines>3996</Lines>
  <Paragraphs>1002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Fountain-Jones</dc:creator>
  <cp:keywords/>
  <dc:description/>
  <cp:lastModifiedBy>Nicholas Fountain-Jones</cp:lastModifiedBy>
  <cp:revision>5</cp:revision>
  <dcterms:created xsi:type="dcterms:W3CDTF">2022-10-12T21:47:00Z</dcterms:created>
  <dcterms:modified xsi:type="dcterms:W3CDTF">2022-10-12T23:07:00Z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b94a7b8-f06c-4dfe-bdcc-9b548fd58c31_ActionId">
    <vt:lpwstr>da6d29b0-2923-4300-8d2f-48b6d023ee70</vt:lpwstr>
  </property>
  <property fmtid="{D5CDD505-2E9C-101B-9397-08002B2CF9AE}" pid="3" name="MSIP_Label_7b94a7b8-f06c-4dfe-bdcc-9b548fd58c31_ContentBits">
    <vt:lpwstr>0</vt:lpwstr>
  </property>
  <property fmtid="{D5CDD505-2E9C-101B-9397-08002B2CF9AE}" pid="4" name="MSIP_Label_7b94a7b8-f06c-4dfe-bdcc-9b548fd58c31_Enabled">
    <vt:lpwstr>true</vt:lpwstr>
  </property>
  <property fmtid="{D5CDD505-2E9C-101B-9397-08002B2CF9AE}" pid="5" name="MSIP_Label_7b94a7b8-f06c-4dfe-bdcc-9b548fd58c31_Method">
    <vt:lpwstr>Privileged</vt:lpwstr>
  </property>
  <property fmtid="{D5CDD505-2E9C-101B-9397-08002B2CF9AE}" pid="6" name="MSIP_Label_7b94a7b8-f06c-4dfe-bdcc-9b548fd58c31_Name">
    <vt:lpwstr>7b94a7b8-f06c-4dfe-bdcc-9b548fd58c31</vt:lpwstr>
  </property>
  <property fmtid="{D5CDD505-2E9C-101B-9397-08002B2CF9AE}" pid="7" name="MSIP_Label_7b94a7b8-f06c-4dfe-bdcc-9b548fd58c31_SetDate">
    <vt:lpwstr>2022-06-18T15:57:54Z</vt:lpwstr>
  </property>
  <property fmtid="{D5CDD505-2E9C-101B-9397-08002B2CF9AE}" pid="8" name="MSIP_Label_7b94a7b8-f06c-4dfe-bdcc-9b548fd58c31_SiteId">
    <vt:lpwstr>9ce70869-60db-44fd-abe8-d2767077fc8f</vt:lpwstr>
  </property>
  <property fmtid="{D5CDD505-2E9C-101B-9397-08002B2CF9AE}" pid="9" name="ZOTERO_PREF_1">
    <vt:lpwstr>&lt;data data-version="3" zotero-version="6.0.15"&gt;&lt;session id="eVRMqt4s"/&gt;&lt;style id="http://www.zotero.org/styles/ecology-letters" hasBibliography="1" bibliographyStyleHasBeenSet="1"/&gt;&lt;prefs&gt;&lt;pref name="fieldType" value="Field"/&gt;&lt;/prefs&gt;&lt;/data&gt;</vt:lpwstr>
  </property>
  <property fmtid="{D5CDD505-2E9C-101B-9397-08002B2CF9AE}" pid="10" name="GrammarlyDocumentId">
    <vt:lpwstr>90971c1c40400cafff0dd9194072dc921e62af209c4bba2ee4b21daf1ae01aef</vt:lpwstr>
  </property>
</Properties>
</file>